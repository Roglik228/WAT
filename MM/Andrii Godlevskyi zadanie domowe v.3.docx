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B8FCED" w14:textId="77777777" w:rsidR="00571077" w:rsidRPr="00EA0EC1" w:rsidRDefault="00FC74E6" w:rsidP="00EA0EC1">
      <w:pPr>
        <w:pStyle w:val="Akapitzlist"/>
        <w:numPr>
          <w:ilvl w:val="0"/>
          <w:numId w:val="7"/>
        </w:numPr>
        <w:jc w:val="both"/>
        <w:rPr>
          <w:rFonts w:ascii="Arial" w:hAnsi="Arial" w:cs="Arial"/>
          <w:lang w:val="pl-PL"/>
        </w:rPr>
      </w:pPr>
      <w:r w:rsidRPr="00EA0EC1">
        <w:rPr>
          <w:rFonts w:ascii="Arial" w:hAnsi="Arial" w:cs="Arial"/>
          <w:lang w:val="pl-PL"/>
        </w:rPr>
        <w:t>Opis werbalny problemu:</w:t>
      </w:r>
    </w:p>
    <w:p w14:paraId="2A6464DF" w14:textId="77777777" w:rsidR="00571077" w:rsidRDefault="00EE15FA" w:rsidP="00571077">
      <w:pPr>
        <w:ind w:left="360"/>
        <w:jc w:val="both"/>
        <w:rPr>
          <w:rFonts w:ascii="Arial" w:hAnsi="Arial" w:cs="Arial"/>
          <w:lang w:val="pl-PL"/>
        </w:rPr>
      </w:pPr>
      <w:r w:rsidRPr="00571077">
        <w:rPr>
          <w:rFonts w:ascii="Arial" w:hAnsi="Arial" w:cs="Arial"/>
          <w:lang w:val="pl-PL"/>
        </w:rPr>
        <w:t xml:space="preserve">Poczta </w:t>
      </w:r>
      <w:r w:rsidR="00EB3C5C" w:rsidRPr="00571077">
        <w:rPr>
          <w:rFonts w:ascii="Arial" w:hAnsi="Arial" w:cs="Arial"/>
          <w:lang w:val="pl-PL"/>
        </w:rPr>
        <w:t>planuje przeprowadzenie programu modernizacyjnego, który składa się z szeregu potencjalnych projektów. Każdy z rozważanych projektów modernizacyjnych charakteryzuje się określonym kosztem realizacji, przewidywanym czasem trwania oraz znanym pewnym zyskiem, jaki zostanie wygenerowany po zakończeniu projektu. Decydent</w:t>
      </w:r>
      <w:r w:rsidR="00841CCE" w:rsidRPr="00571077">
        <w:rPr>
          <w:rFonts w:ascii="Arial" w:hAnsi="Arial" w:cs="Arial"/>
          <w:lang w:val="pl-PL"/>
        </w:rPr>
        <w:t xml:space="preserve"> </w:t>
      </w:r>
      <w:r w:rsidR="00EB3C5C" w:rsidRPr="00571077">
        <w:rPr>
          <w:rFonts w:ascii="Arial" w:hAnsi="Arial" w:cs="Arial"/>
          <w:lang w:val="pl-PL"/>
        </w:rPr>
        <w:t xml:space="preserve">dysponuje ograniczonym budżetem na realizację programu oraz </w:t>
      </w:r>
      <w:r w:rsidR="00841CCE" w:rsidRPr="00571077">
        <w:rPr>
          <w:rFonts w:ascii="Arial" w:hAnsi="Arial" w:cs="Arial"/>
          <w:lang w:val="pl-PL"/>
        </w:rPr>
        <w:t>ustalonym</w:t>
      </w:r>
      <w:r w:rsidR="00EB3C5C" w:rsidRPr="00571077">
        <w:rPr>
          <w:rFonts w:ascii="Arial" w:hAnsi="Arial" w:cs="Arial"/>
          <w:lang w:val="pl-PL"/>
        </w:rPr>
        <w:t xml:space="preserve"> maksymalnym czasem na wykonanie wszystkich projektów. Projekty mogą być realizowane wyłącznie sekwencyjnie jeden po </w:t>
      </w:r>
      <w:r w:rsidR="00495937" w:rsidRPr="00571077">
        <w:rPr>
          <w:rFonts w:ascii="Arial" w:hAnsi="Arial" w:cs="Arial"/>
          <w:lang w:val="pl-PL"/>
        </w:rPr>
        <w:t xml:space="preserve">drugim </w:t>
      </w:r>
      <w:r w:rsidR="00F549DA" w:rsidRPr="00571077">
        <w:rPr>
          <w:rFonts w:ascii="Arial" w:hAnsi="Arial" w:cs="Arial"/>
          <w:lang w:val="pl-PL"/>
        </w:rPr>
        <w:t xml:space="preserve">oraz </w:t>
      </w:r>
      <w:r w:rsidR="00EB3C5C" w:rsidRPr="00571077">
        <w:rPr>
          <w:rFonts w:ascii="Arial" w:hAnsi="Arial" w:cs="Arial"/>
          <w:lang w:val="pl-PL"/>
        </w:rPr>
        <w:t xml:space="preserve">każdy wybrany projekt musi zostać zrealizowany w całości. </w:t>
      </w:r>
    </w:p>
    <w:p w14:paraId="306B10DF" w14:textId="5BDC59E7" w:rsidR="00EA0EC1" w:rsidRDefault="0063752A" w:rsidP="00EA0EC1">
      <w:pPr>
        <w:ind w:left="360"/>
        <w:jc w:val="both"/>
        <w:rPr>
          <w:rFonts w:ascii="Arial" w:hAnsi="Arial" w:cs="Arial"/>
          <w:lang w:val="pl-PL"/>
        </w:rPr>
      </w:pPr>
      <w:r w:rsidRPr="00571077">
        <w:rPr>
          <w:rFonts w:ascii="Arial" w:hAnsi="Arial" w:cs="Arial"/>
          <w:lang w:val="pl-PL"/>
        </w:rPr>
        <w:t>Cel d</w:t>
      </w:r>
      <w:r w:rsidR="00EB3C5C" w:rsidRPr="00571077">
        <w:rPr>
          <w:rFonts w:ascii="Arial" w:hAnsi="Arial" w:cs="Arial"/>
          <w:lang w:val="pl-PL"/>
        </w:rPr>
        <w:t>ecydent</w:t>
      </w:r>
      <w:r w:rsidRPr="00571077">
        <w:rPr>
          <w:rFonts w:ascii="Arial" w:hAnsi="Arial" w:cs="Arial"/>
          <w:lang w:val="pl-PL"/>
        </w:rPr>
        <w:t>a</w:t>
      </w:r>
      <w:r w:rsidR="00EB3C5C" w:rsidRPr="00571077">
        <w:rPr>
          <w:rFonts w:ascii="Arial" w:hAnsi="Arial" w:cs="Arial"/>
          <w:lang w:val="pl-PL"/>
        </w:rPr>
        <w:t xml:space="preserve"> </w:t>
      </w:r>
      <w:r w:rsidRPr="00571077">
        <w:rPr>
          <w:rFonts w:ascii="Arial" w:hAnsi="Arial" w:cs="Arial"/>
          <w:lang w:val="pl-PL"/>
        </w:rPr>
        <w:t xml:space="preserve">polega na </w:t>
      </w:r>
      <w:r w:rsidR="00EB3C5C" w:rsidRPr="00571077">
        <w:rPr>
          <w:rFonts w:ascii="Arial" w:hAnsi="Arial" w:cs="Arial"/>
          <w:lang w:val="pl-PL"/>
        </w:rPr>
        <w:t>wyb</w:t>
      </w:r>
      <w:r w:rsidRPr="00571077">
        <w:rPr>
          <w:rFonts w:ascii="Arial" w:hAnsi="Arial" w:cs="Arial"/>
          <w:lang w:val="pl-PL"/>
        </w:rPr>
        <w:t>raniu</w:t>
      </w:r>
      <w:r w:rsidR="00EB3C5C" w:rsidRPr="00571077">
        <w:rPr>
          <w:rFonts w:ascii="Arial" w:hAnsi="Arial" w:cs="Arial"/>
          <w:lang w:val="pl-PL"/>
        </w:rPr>
        <w:t xml:space="preserve"> </w:t>
      </w:r>
      <w:r w:rsidRPr="00571077">
        <w:rPr>
          <w:rFonts w:ascii="Arial" w:hAnsi="Arial" w:cs="Arial"/>
          <w:lang w:val="pl-PL"/>
        </w:rPr>
        <w:t>zestawu</w:t>
      </w:r>
      <w:r w:rsidR="00EB3C5C" w:rsidRPr="00571077">
        <w:rPr>
          <w:rFonts w:ascii="Arial" w:hAnsi="Arial" w:cs="Arial"/>
          <w:lang w:val="pl-PL"/>
        </w:rPr>
        <w:t xml:space="preserve"> projektów do realizacji w taki sposób, aby maksymalizować łączny zysk z ich ukończenia, nie przekraczając przy tym dostępnego budżetu ani dostępnego czasu na program modernizacyjny.</w:t>
      </w:r>
    </w:p>
    <w:p w14:paraId="3C477A75" w14:textId="587BA7F9" w:rsidR="00EA0EC1" w:rsidRDefault="003714A5" w:rsidP="00EA0EC1">
      <w:pPr>
        <w:pStyle w:val="Akapitzlist"/>
        <w:numPr>
          <w:ilvl w:val="0"/>
          <w:numId w:val="7"/>
        </w:numPr>
        <w:jc w:val="both"/>
        <w:rPr>
          <w:rFonts w:ascii="Arial" w:hAnsi="Arial" w:cs="Arial"/>
          <w:lang w:val="pl-PL"/>
        </w:rPr>
      </w:pPr>
      <w:r w:rsidRPr="003714A5">
        <w:rPr>
          <w:rFonts w:ascii="Arial" w:hAnsi="Arial" w:cs="Arial"/>
          <w:lang w:val="pl-PL"/>
        </w:rPr>
        <w:t>Model matematyczny opisanego problemu, a w tym:</w:t>
      </w:r>
    </w:p>
    <w:p w14:paraId="7BBFF3E4" w14:textId="77777777" w:rsidR="005A683D" w:rsidRDefault="005A683D" w:rsidP="005A683D">
      <w:pPr>
        <w:pStyle w:val="Akapitzlist"/>
        <w:jc w:val="both"/>
        <w:rPr>
          <w:rFonts w:ascii="Arial" w:hAnsi="Arial" w:cs="Arial"/>
          <w:lang w:val="pl-PL"/>
        </w:rPr>
      </w:pPr>
    </w:p>
    <w:p w14:paraId="44BF0B6E" w14:textId="7121DDB9" w:rsidR="005A683D" w:rsidRDefault="004F1ED1" w:rsidP="005A683D">
      <w:pPr>
        <w:pStyle w:val="Akapitzlist"/>
        <w:numPr>
          <w:ilvl w:val="0"/>
          <w:numId w:val="8"/>
        </w:numPr>
        <w:jc w:val="both"/>
        <w:rPr>
          <w:rFonts w:ascii="Arial" w:hAnsi="Arial" w:cs="Arial"/>
          <w:lang w:val="pl-PL"/>
        </w:rPr>
      </w:pPr>
      <w:r>
        <w:rPr>
          <w:rFonts w:ascii="Arial" w:hAnsi="Arial" w:cs="Arial"/>
          <w:lang w:val="pl-PL"/>
        </w:rPr>
        <w:t>O</w:t>
      </w:r>
      <w:r w:rsidR="00433D10">
        <w:rPr>
          <w:rFonts w:ascii="Arial" w:hAnsi="Arial" w:cs="Arial"/>
          <w:lang w:val="pl-PL"/>
        </w:rPr>
        <w:t>pis cech istotnych</w:t>
      </w:r>
      <w:r w:rsidR="00B3584F">
        <w:rPr>
          <w:rFonts w:ascii="Arial" w:hAnsi="Arial" w:cs="Arial"/>
          <w:lang w:val="pl-PL"/>
        </w:rPr>
        <w:t>:</w:t>
      </w:r>
    </w:p>
    <w:p w14:paraId="41338937" w14:textId="51FA98EE" w:rsidR="001C60A7" w:rsidRPr="008868C7" w:rsidRDefault="007356A3" w:rsidP="008868C7">
      <w:pPr>
        <w:pStyle w:val="Akapitzlist"/>
        <w:ind w:left="1080"/>
        <w:jc w:val="both"/>
        <w:rPr>
          <w:rFonts w:ascii="Arial" w:hAnsi="Arial" w:cs="Arial"/>
          <w:lang w:val="pl-PL"/>
        </w:rPr>
      </w:pPr>
      <w:r w:rsidRPr="000B1C69">
        <w:rPr>
          <w:rFonts w:ascii="Arial" w:hAnsi="Arial" w:cs="Arial"/>
          <w:position w:val="-6"/>
          <w:lang w:val="pl-PL"/>
        </w:rPr>
        <w:object w:dxaOrig="660" w:dyaOrig="279" w14:anchorId="45BEF398">
          <v:shape id="_x0000_i1026" type="#_x0000_t75" style="width:33pt;height:14.25pt" o:ole="">
            <v:imagedata r:id="rId6" o:title=""/>
          </v:shape>
          <o:OLEObject Type="Embed" ProgID="Equation.DSMT4" ShapeID="_x0000_i1026" DrawAspect="Content" ObjectID="_1808901818" r:id="rId7"/>
        </w:object>
      </w:r>
      <w:r w:rsidR="00875091">
        <w:rPr>
          <w:rFonts w:ascii="Arial" w:hAnsi="Arial" w:cs="Arial"/>
          <w:lang w:val="pl-PL"/>
        </w:rPr>
        <w:t xml:space="preserve"> </w:t>
      </w:r>
      <w:r w:rsidR="00875091" w:rsidRPr="00875091">
        <w:rPr>
          <w:rFonts w:ascii="Arial" w:hAnsi="Arial" w:cs="Arial"/>
          <w:lang w:val="pl-PL"/>
        </w:rPr>
        <w:t xml:space="preserve">– liczba rozważanych </w:t>
      </w:r>
      <w:r w:rsidR="00CE1F88">
        <w:rPr>
          <w:rFonts w:ascii="Arial" w:hAnsi="Arial" w:cs="Arial"/>
          <w:lang w:val="pl-PL"/>
        </w:rPr>
        <w:t>projektów</w:t>
      </w:r>
      <w:r w:rsidR="00875091" w:rsidRPr="00875091">
        <w:rPr>
          <w:rFonts w:ascii="Arial" w:hAnsi="Arial" w:cs="Arial"/>
          <w:lang w:val="pl-PL"/>
        </w:rPr>
        <w:t>.</w:t>
      </w:r>
    </w:p>
    <w:p w14:paraId="52454E85" w14:textId="03B8B8A3" w:rsidR="00561B66" w:rsidRDefault="000F3FDC" w:rsidP="00C20578">
      <w:pPr>
        <w:pStyle w:val="Akapitzlist"/>
        <w:ind w:left="1080"/>
        <w:jc w:val="both"/>
        <w:rPr>
          <w:rFonts w:ascii="Arial" w:hAnsi="Arial" w:cs="Arial"/>
          <w:lang w:val="pl-PL"/>
        </w:rPr>
      </w:pPr>
      <w:r w:rsidRPr="000F3FDC">
        <w:rPr>
          <w:rFonts w:ascii="Arial" w:hAnsi="Arial" w:cs="Arial"/>
          <w:position w:val="-12"/>
          <w:lang w:val="pl-PL"/>
        </w:rPr>
        <w:object w:dxaOrig="760" w:dyaOrig="380" w14:anchorId="206FE390">
          <v:shape id="_x0000_i1027" type="#_x0000_t75" style="width:38.25pt;height:18.75pt" o:ole="">
            <v:imagedata r:id="rId8" o:title=""/>
          </v:shape>
          <o:OLEObject Type="Embed" ProgID="Equation.DSMT4" ShapeID="_x0000_i1027" DrawAspect="Content" ObjectID="_1808901819" r:id="rId9"/>
        </w:object>
      </w:r>
      <w:r w:rsidR="009A2E67" w:rsidRPr="009A2E67">
        <w:rPr>
          <w:rFonts w:ascii="Arial" w:hAnsi="Arial" w:cs="Arial"/>
          <w:lang w:val="pl-PL"/>
        </w:rPr>
        <w:t>– koszt realizacji</w:t>
      </w:r>
      <w:r w:rsidR="009A2E67">
        <w:rPr>
          <w:rFonts w:ascii="Arial" w:hAnsi="Arial" w:cs="Arial"/>
          <w:lang w:val="pl-PL"/>
        </w:rPr>
        <w:t xml:space="preserve"> </w:t>
      </w:r>
      <w:r w:rsidR="009A2E67">
        <w:rPr>
          <w:rFonts w:ascii="Arial" w:hAnsi="Arial" w:cs="Arial"/>
          <w:i/>
          <w:iCs/>
          <w:lang w:val="pl-PL"/>
        </w:rPr>
        <w:t>n</w:t>
      </w:r>
      <w:r w:rsidR="009A2E67" w:rsidRPr="009A2E67">
        <w:rPr>
          <w:rFonts w:ascii="Arial" w:hAnsi="Arial" w:cs="Arial"/>
          <w:lang w:val="pl-PL"/>
        </w:rPr>
        <w:t>-tego projektu (</w:t>
      </w:r>
      <w:r w:rsidR="001C1B8E" w:rsidRPr="001C1B8E">
        <w:rPr>
          <w:rFonts w:ascii="Arial" w:hAnsi="Arial" w:cs="Arial"/>
          <w:position w:val="-10"/>
          <w:lang w:val="pl-PL"/>
        </w:rPr>
        <w:object w:dxaOrig="800" w:dyaOrig="380" w14:anchorId="5617A728">
          <v:shape id="_x0000_i1028" type="#_x0000_t75" style="width:39.75pt;height:18.75pt" o:ole="">
            <v:imagedata r:id="rId10" o:title=""/>
          </v:shape>
          <o:OLEObject Type="Embed" ProgID="Equation.DSMT4" ShapeID="_x0000_i1028" DrawAspect="Content" ObjectID="_1808901820" r:id="rId11"/>
        </w:object>
      </w:r>
      <w:r w:rsidR="009A2E67" w:rsidRPr="009A2E67">
        <w:rPr>
          <w:rFonts w:ascii="Arial" w:hAnsi="Arial" w:cs="Arial"/>
          <w:lang w:val="pl-PL"/>
        </w:rPr>
        <w:t>).</w:t>
      </w:r>
    </w:p>
    <w:bookmarkStart w:id="0" w:name="MTBlankEqn"/>
    <w:p w14:paraId="66DAE21D" w14:textId="67D07EB1" w:rsidR="005A683D" w:rsidRDefault="00BF79E5" w:rsidP="006950D9">
      <w:pPr>
        <w:pStyle w:val="Akapitzlist"/>
        <w:ind w:left="1080"/>
        <w:jc w:val="both"/>
        <w:rPr>
          <w:rFonts w:ascii="Arial" w:hAnsi="Arial" w:cs="Arial"/>
          <w:lang w:val="pl-PL"/>
        </w:rPr>
      </w:pPr>
      <w:r w:rsidRPr="000F3FDC">
        <w:rPr>
          <w:position w:val="-12"/>
        </w:rPr>
        <w:object w:dxaOrig="720" w:dyaOrig="380" w14:anchorId="5CFF69D9">
          <v:shape id="_x0000_i1029" type="#_x0000_t75" style="width:36pt;height:18.75pt" o:ole="">
            <v:imagedata r:id="rId12" o:title=""/>
          </v:shape>
          <o:OLEObject Type="Embed" ProgID="Equation.DSMT4" ShapeID="_x0000_i1029" DrawAspect="Content" ObjectID="_1808901821" r:id="rId13"/>
        </w:object>
      </w:r>
      <w:bookmarkEnd w:id="0"/>
      <w:r w:rsidR="00E80BE2" w:rsidRPr="00E80BE2">
        <w:rPr>
          <w:rFonts w:ascii="Arial" w:hAnsi="Arial" w:cs="Arial"/>
          <w:lang w:val="pl-PL"/>
        </w:rPr>
        <w:t xml:space="preserve">– czas trwania </w:t>
      </w:r>
      <w:r w:rsidR="00E80BE2">
        <w:rPr>
          <w:rFonts w:ascii="Arial" w:hAnsi="Arial" w:cs="Arial"/>
          <w:i/>
          <w:iCs/>
          <w:lang w:val="pl-PL"/>
        </w:rPr>
        <w:t>n</w:t>
      </w:r>
      <w:r w:rsidR="00E80BE2" w:rsidRPr="009A2E67">
        <w:rPr>
          <w:rFonts w:ascii="Arial" w:hAnsi="Arial" w:cs="Arial"/>
          <w:lang w:val="pl-PL"/>
        </w:rPr>
        <w:t>-tego projektu (</w:t>
      </w:r>
      <w:r w:rsidR="001C1B8E" w:rsidRPr="001C1B8E">
        <w:rPr>
          <w:rFonts w:ascii="Arial" w:hAnsi="Arial" w:cs="Arial"/>
          <w:position w:val="-10"/>
          <w:lang w:val="pl-PL"/>
        </w:rPr>
        <w:object w:dxaOrig="800" w:dyaOrig="380" w14:anchorId="1D9B3F1A">
          <v:shape id="_x0000_i1030" type="#_x0000_t75" style="width:39.75pt;height:18.75pt" o:ole="">
            <v:imagedata r:id="rId10" o:title=""/>
          </v:shape>
          <o:OLEObject Type="Embed" ProgID="Equation.DSMT4" ShapeID="_x0000_i1030" DrawAspect="Content" ObjectID="_1808901822" r:id="rId14"/>
        </w:object>
      </w:r>
      <w:r w:rsidR="00E80BE2" w:rsidRPr="009A2E67">
        <w:rPr>
          <w:rFonts w:ascii="Arial" w:hAnsi="Arial" w:cs="Arial"/>
          <w:lang w:val="pl-PL"/>
        </w:rPr>
        <w:t>).</w:t>
      </w:r>
    </w:p>
    <w:p w14:paraId="13D7B0C8" w14:textId="19D1E7C8" w:rsidR="006950D9" w:rsidRDefault="00BF79E5" w:rsidP="006950D9">
      <w:pPr>
        <w:pStyle w:val="Akapitzlist"/>
        <w:ind w:left="1080"/>
        <w:jc w:val="both"/>
        <w:rPr>
          <w:rFonts w:ascii="Arial" w:hAnsi="Arial" w:cs="Arial"/>
          <w:lang w:val="pl-PL"/>
        </w:rPr>
      </w:pPr>
      <w:r w:rsidRPr="00BF79E5">
        <w:rPr>
          <w:position w:val="-12"/>
        </w:rPr>
        <w:object w:dxaOrig="800" w:dyaOrig="380" w14:anchorId="354AF28A">
          <v:shape id="_x0000_i1031" type="#_x0000_t75" style="width:39.75pt;height:18.75pt" o:ole="">
            <v:imagedata r:id="rId15" o:title=""/>
          </v:shape>
          <o:OLEObject Type="Embed" ProgID="Equation.DSMT4" ShapeID="_x0000_i1031" DrawAspect="Content" ObjectID="_1808901823" r:id="rId16"/>
        </w:object>
      </w:r>
      <w:r w:rsidR="00303531" w:rsidRPr="00303531">
        <w:rPr>
          <w:rFonts w:ascii="Arial" w:hAnsi="Arial" w:cs="Arial"/>
          <w:lang w:val="pl-PL"/>
        </w:rPr>
        <w:t xml:space="preserve">– zysk uzyskiwany po zakończeniu </w:t>
      </w:r>
      <w:r w:rsidR="003B53E9">
        <w:rPr>
          <w:rFonts w:ascii="Arial" w:hAnsi="Arial" w:cs="Arial"/>
          <w:i/>
          <w:iCs/>
          <w:lang w:val="pl-PL"/>
        </w:rPr>
        <w:t>n</w:t>
      </w:r>
      <w:r w:rsidR="003B53E9" w:rsidRPr="009A2E67">
        <w:rPr>
          <w:rFonts w:ascii="Arial" w:hAnsi="Arial" w:cs="Arial"/>
          <w:lang w:val="pl-PL"/>
        </w:rPr>
        <w:t>-tego projektu</w:t>
      </w:r>
      <w:r w:rsidR="003B53E9">
        <w:rPr>
          <w:rFonts w:ascii="Arial" w:hAnsi="Arial" w:cs="Arial"/>
          <w:lang w:val="pl-PL"/>
        </w:rPr>
        <w:t xml:space="preserve"> </w:t>
      </w:r>
      <w:r w:rsidR="003B53E9" w:rsidRPr="009A2E67">
        <w:rPr>
          <w:rFonts w:ascii="Arial" w:hAnsi="Arial" w:cs="Arial"/>
          <w:lang w:val="pl-PL"/>
        </w:rPr>
        <w:t>(</w:t>
      </w:r>
      <w:r w:rsidR="001C1B8E" w:rsidRPr="001C1B8E">
        <w:rPr>
          <w:rFonts w:ascii="Arial" w:hAnsi="Arial" w:cs="Arial"/>
          <w:position w:val="-10"/>
          <w:lang w:val="pl-PL"/>
        </w:rPr>
        <w:object w:dxaOrig="800" w:dyaOrig="380" w14:anchorId="459C5767">
          <v:shape id="_x0000_i1032" type="#_x0000_t75" style="width:39.75pt;height:18.75pt" o:ole="">
            <v:imagedata r:id="rId10" o:title=""/>
          </v:shape>
          <o:OLEObject Type="Embed" ProgID="Equation.DSMT4" ShapeID="_x0000_i1032" DrawAspect="Content" ObjectID="_1808901824" r:id="rId17"/>
        </w:object>
      </w:r>
      <w:r w:rsidR="003B53E9" w:rsidRPr="009A2E67">
        <w:rPr>
          <w:rFonts w:ascii="Arial" w:hAnsi="Arial" w:cs="Arial"/>
          <w:lang w:val="pl-PL"/>
        </w:rPr>
        <w:t>).</w:t>
      </w:r>
    </w:p>
    <w:p w14:paraId="355ED0F7" w14:textId="1D2D09EC" w:rsidR="001B599A" w:rsidRDefault="006620F6" w:rsidP="006950D9">
      <w:pPr>
        <w:pStyle w:val="Akapitzlist"/>
        <w:ind w:left="1080"/>
        <w:jc w:val="both"/>
        <w:rPr>
          <w:rFonts w:ascii="Arial" w:hAnsi="Arial" w:cs="Arial"/>
          <w:lang w:val="pl-PL"/>
        </w:rPr>
      </w:pPr>
      <w:r w:rsidRPr="00BF79E5">
        <w:rPr>
          <w:rFonts w:ascii="Arial" w:hAnsi="Arial" w:cs="Arial"/>
          <w:position w:val="-4"/>
          <w:lang w:val="pl-PL"/>
        </w:rPr>
        <w:object w:dxaOrig="720" w:dyaOrig="300" w14:anchorId="718FE77D">
          <v:shape id="_x0000_i1033" type="#_x0000_t75" style="width:36pt;height:15pt" o:ole="">
            <v:imagedata r:id="rId18" o:title=""/>
          </v:shape>
          <o:OLEObject Type="Embed" ProgID="Equation.DSMT4" ShapeID="_x0000_i1033" DrawAspect="Content" ObjectID="_1808901825" r:id="rId19"/>
        </w:object>
      </w:r>
      <w:r w:rsidR="00027C88" w:rsidRPr="00027C88">
        <w:rPr>
          <w:rFonts w:ascii="Arial" w:hAnsi="Arial" w:cs="Arial"/>
          <w:lang w:val="pl-PL"/>
        </w:rPr>
        <w:t>– całkowity dostępny budżet.</w:t>
      </w:r>
    </w:p>
    <w:p w14:paraId="5CBD8C60" w14:textId="3FC8228A" w:rsidR="00774B77" w:rsidRDefault="00FE5532" w:rsidP="006950D9">
      <w:pPr>
        <w:pStyle w:val="Akapitzlist"/>
        <w:ind w:left="1080"/>
        <w:jc w:val="both"/>
        <w:rPr>
          <w:rFonts w:ascii="Arial" w:hAnsi="Arial" w:cs="Arial"/>
          <w:lang w:val="pl-PL"/>
        </w:rPr>
      </w:pPr>
      <w:r w:rsidRPr="00BF79E5">
        <w:rPr>
          <w:rFonts w:ascii="Arial" w:hAnsi="Arial" w:cs="Arial"/>
          <w:position w:val="-4"/>
          <w:lang w:val="pl-PL"/>
        </w:rPr>
        <w:object w:dxaOrig="700" w:dyaOrig="300" w14:anchorId="79EB7C78">
          <v:shape id="_x0000_i1034" type="#_x0000_t75" style="width:35.25pt;height:15pt" o:ole="">
            <v:imagedata r:id="rId20" o:title=""/>
          </v:shape>
          <o:OLEObject Type="Embed" ProgID="Equation.DSMT4" ShapeID="_x0000_i1034" DrawAspect="Content" ObjectID="_1808901826" r:id="rId21"/>
        </w:object>
      </w:r>
      <w:r w:rsidR="00AE5085" w:rsidRPr="00AE5085">
        <w:rPr>
          <w:rFonts w:ascii="Arial" w:hAnsi="Arial" w:cs="Arial"/>
          <w:lang w:val="pl-PL"/>
        </w:rPr>
        <w:t xml:space="preserve">– </w:t>
      </w:r>
      <w:r w:rsidR="00945C39">
        <w:rPr>
          <w:rFonts w:ascii="Arial" w:hAnsi="Arial" w:cs="Arial"/>
          <w:lang w:val="pl-PL"/>
        </w:rPr>
        <w:t xml:space="preserve">całkowity </w:t>
      </w:r>
      <w:r w:rsidR="00AE5085" w:rsidRPr="00AE5085">
        <w:rPr>
          <w:rFonts w:ascii="Arial" w:hAnsi="Arial" w:cs="Arial"/>
          <w:lang w:val="pl-PL"/>
        </w:rPr>
        <w:t>d</w:t>
      </w:r>
      <w:r w:rsidR="00AE5085">
        <w:rPr>
          <w:rFonts w:ascii="Arial" w:hAnsi="Arial" w:cs="Arial"/>
          <w:lang w:val="pl-PL"/>
        </w:rPr>
        <w:t>ostępny</w:t>
      </w:r>
      <w:r w:rsidR="00AE5085" w:rsidRPr="00AE5085">
        <w:rPr>
          <w:rFonts w:ascii="Arial" w:hAnsi="Arial" w:cs="Arial"/>
          <w:lang w:val="pl-PL"/>
        </w:rPr>
        <w:t xml:space="preserve"> czas realizacji całego programu.</w:t>
      </w:r>
    </w:p>
    <w:p w14:paraId="5C2410AC" w14:textId="771A60AB" w:rsidR="008F28F7" w:rsidRPr="00B826A0" w:rsidRDefault="00FE5532" w:rsidP="006950D9">
      <w:pPr>
        <w:pStyle w:val="Akapitzlist"/>
        <w:ind w:left="1080"/>
        <w:jc w:val="both"/>
        <w:rPr>
          <w:rFonts w:ascii="Arial" w:hAnsi="Arial" w:cs="Arial"/>
          <w:lang w:val="pl-PL"/>
        </w:rPr>
      </w:pPr>
      <w:r w:rsidRPr="00BF79E5">
        <w:rPr>
          <w:rFonts w:ascii="Arial" w:hAnsi="Arial" w:cs="Arial"/>
          <w:position w:val="-4"/>
          <w:lang w:val="pl-PL"/>
        </w:rPr>
        <w:object w:dxaOrig="720" w:dyaOrig="300" w14:anchorId="28B460BC">
          <v:shape id="_x0000_i1035" type="#_x0000_t75" style="width:36pt;height:15pt" o:ole="">
            <v:imagedata r:id="rId22" o:title=""/>
          </v:shape>
          <o:OLEObject Type="Embed" ProgID="Equation.DSMT4" ShapeID="_x0000_i1035" DrawAspect="Content" ObjectID="_1808901827" r:id="rId23"/>
        </w:object>
      </w:r>
      <w:r w:rsidR="00822C4C" w:rsidRPr="00822C4C">
        <w:rPr>
          <w:rFonts w:ascii="Arial" w:hAnsi="Arial" w:cs="Arial"/>
          <w:lang w:val="pl-PL"/>
        </w:rPr>
        <w:t xml:space="preserve">– </w:t>
      </w:r>
      <w:r w:rsidR="00822C4C" w:rsidRPr="00B826A0">
        <w:rPr>
          <w:rFonts w:ascii="Arial" w:hAnsi="Arial" w:cs="Arial"/>
          <w:lang w:val="pl-PL"/>
        </w:rPr>
        <w:t xml:space="preserve">zysk całkowity programu modernizacyjnego. </w:t>
      </w:r>
    </w:p>
    <w:p w14:paraId="22A8E71C" w14:textId="0C693DA7" w:rsidR="00297E55" w:rsidRDefault="00AA134C" w:rsidP="00297E55">
      <w:pPr>
        <w:pStyle w:val="Akapitzlist"/>
        <w:ind w:left="1080"/>
        <w:jc w:val="both"/>
        <w:rPr>
          <w:rFonts w:ascii="Arial" w:hAnsi="Arial" w:cs="Arial"/>
          <w:lang w:val="pl-PL"/>
        </w:rPr>
      </w:pPr>
      <w:r w:rsidRPr="00FE5532">
        <w:rPr>
          <w:rFonts w:ascii="Arial" w:hAnsi="Arial" w:cs="Arial"/>
          <w:position w:val="-14"/>
          <w:lang w:val="pl-PL"/>
        </w:rPr>
        <w:object w:dxaOrig="960" w:dyaOrig="400" w14:anchorId="74167230">
          <v:shape id="_x0000_i1036" type="#_x0000_t75" style="width:48pt;height:20.25pt" o:ole="">
            <v:imagedata r:id="rId24" o:title=""/>
          </v:shape>
          <o:OLEObject Type="Embed" ProgID="Equation.DSMT4" ShapeID="_x0000_i1036" DrawAspect="Content" ObjectID="_1808901828" r:id="rId25"/>
        </w:object>
      </w:r>
      <w:r w:rsidR="00813FAB" w:rsidRPr="00813FAB">
        <w:rPr>
          <w:rFonts w:ascii="Arial" w:hAnsi="Arial" w:cs="Arial"/>
          <w:lang w:val="pl-PL"/>
        </w:rPr>
        <w:t>–</w:t>
      </w:r>
      <w:r w:rsidR="00297E55">
        <w:rPr>
          <w:rFonts w:ascii="Arial" w:hAnsi="Arial" w:cs="Arial"/>
          <w:lang w:val="pl-PL"/>
        </w:rPr>
        <w:t xml:space="preserve"> </w:t>
      </w:r>
      <w:r w:rsidR="00813FAB" w:rsidRPr="00813FAB">
        <w:rPr>
          <w:rFonts w:ascii="Arial" w:hAnsi="Arial" w:cs="Arial"/>
          <w:lang w:val="pl-PL"/>
        </w:rPr>
        <w:t>decyz</w:t>
      </w:r>
      <w:r w:rsidR="00813FAB">
        <w:rPr>
          <w:rFonts w:ascii="Arial" w:hAnsi="Arial" w:cs="Arial"/>
          <w:lang w:val="pl-PL"/>
        </w:rPr>
        <w:t>ja o</w:t>
      </w:r>
      <w:r w:rsidR="00813FAB" w:rsidRPr="00813FAB">
        <w:rPr>
          <w:rFonts w:ascii="Arial" w:hAnsi="Arial" w:cs="Arial"/>
          <w:lang w:val="pl-PL"/>
        </w:rPr>
        <w:t xml:space="preserve"> </w:t>
      </w:r>
      <w:r w:rsidR="00185BFF">
        <w:rPr>
          <w:rFonts w:ascii="Arial" w:hAnsi="Arial" w:cs="Arial"/>
          <w:lang w:val="pl-PL"/>
        </w:rPr>
        <w:t>wybraniu</w:t>
      </w:r>
      <w:r w:rsidR="00B23A6F">
        <w:rPr>
          <w:rFonts w:ascii="Arial" w:hAnsi="Arial" w:cs="Arial"/>
          <w:lang w:val="pl-PL"/>
        </w:rPr>
        <w:t xml:space="preserve"> do realizacji</w:t>
      </w:r>
      <w:r w:rsidR="00AE4A3A" w:rsidRPr="00AE4A3A">
        <w:rPr>
          <w:rFonts w:ascii="Arial" w:hAnsi="Arial" w:cs="Arial"/>
          <w:i/>
          <w:iCs/>
          <w:lang w:val="pl-PL"/>
        </w:rPr>
        <w:t xml:space="preserve"> </w:t>
      </w:r>
      <w:r w:rsidR="00AE4A3A">
        <w:rPr>
          <w:rFonts w:ascii="Arial" w:hAnsi="Arial" w:cs="Arial"/>
          <w:i/>
          <w:iCs/>
          <w:lang w:val="pl-PL"/>
        </w:rPr>
        <w:t>n</w:t>
      </w:r>
      <w:r w:rsidR="00AE4A3A" w:rsidRPr="009A2E67">
        <w:rPr>
          <w:rFonts w:ascii="Arial" w:hAnsi="Arial" w:cs="Arial"/>
          <w:lang w:val="pl-PL"/>
        </w:rPr>
        <w:t>-tego projektu (</w:t>
      </w:r>
      <w:r w:rsidR="001C1B8E" w:rsidRPr="001C1B8E">
        <w:rPr>
          <w:rFonts w:ascii="Arial" w:hAnsi="Arial" w:cs="Arial"/>
          <w:position w:val="-10"/>
          <w:lang w:val="pl-PL"/>
        </w:rPr>
        <w:object w:dxaOrig="800" w:dyaOrig="380" w14:anchorId="70E7EC82">
          <v:shape id="_x0000_i1037" type="#_x0000_t75" style="width:39.75pt;height:18.75pt" o:ole="">
            <v:imagedata r:id="rId10" o:title=""/>
          </v:shape>
          <o:OLEObject Type="Embed" ProgID="Equation.DSMT4" ShapeID="_x0000_i1037" DrawAspect="Content" ObjectID="_1808901829" r:id="rId26"/>
        </w:object>
      </w:r>
      <w:r w:rsidR="00AE4A3A" w:rsidRPr="009A2E67">
        <w:rPr>
          <w:rFonts w:ascii="Arial" w:hAnsi="Arial" w:cs="Arial"/>
          <w:lang w:val="pl-PL"/>
        </w:rPr>
        <w:t>).</w:t>
      </w:r>
    </w:p>
    <w:p w14:paraId="6474A3D0" w14:textId="71FC9128" w:rsidR="005A683D" w:rsidRPr="00F00D86" w:rsidRDefault="00305A2B" w:rsidP="00A46DBD">
      <w:pPr>
        <w:pStyle w:val="Akapitzlist"/>
        <w:ind w:left="1080"/>
        <w:jc w:val="both"/>
        <w:rPr>
          <w:rFonts w:ascii="Arial" w:hAnsi="Arial" w:cs="Arial"/>
          <w:lang w:val="pl-PL"/>
        </w:rPr>
      </w:pPr>
      <w:r>
        <w:rPr>
          <w:rFonts w:ascii="Arial" w:hAnsi="Arial" w:cs="Arial"/>
          <w:lang w:val="pl-PL"/>
        </w:rPr>
        <w:t xml:space="preserve">                </w:t>
      </w:r>
      <w:r w:rsidR="00F00D86">
        <w:rPr>
          <w:rFonts w:ascii="Arial" w:hAnsi="Arial" w:cs="Arial"/>
          <w:lang w:val="pl-PL"/>
        </w:rPr>
        <w:t xml:space="preserve"> </w:t>
      </w:r>
      <w:r w:rsidR="00AA134C" w:rsidRPr="00AA134C">
        <w:rPr>
          <w:rFonts w:ascii="Arial" w:hAnsi="Arial" w:cs="Arial"/>
          <w:position w:val="-32"/>
          <w:lang w:val="pl-PL"/>
        </w:rPr>
        <w:object w:dxaOrig="3780" w:dyaOrig="760" w14:anchorId="1BD38EB2">
          <v:shape id="_x0000_i1038" type="#_x0000_t75" style="width:189.75pt;height:38.25pt" o:ole="">
            <v:imagedata r:id="rId27" o:title=""/>
          </v:shape>
          <o:OLEObject Type="Embed" ProgID="Equation.DSMT4" ShapeID="_x0000_i1038" DrawAspect="Content" ObjectID="_1808901830" r:id="rId28"/>
        </w:object>
      </w:r>
      <w:r>
        <w:rPr>
          <w:rFonts w:ascii="Arial" w:hAnsi="Arial" w:cs="Arial"/>
          <w:lang w:val="pl-PL"/>
        </w:rPr>
        <w:t xml:space="preserve">   </w:t>
      </w:r>
    </w:p>
    <w:p w14:paraId="0D3BCAC9" w14:textId="77777777" w:rsidR="005533FF" w:rsidRDefault="005533FF" w:rsidP="00A46DBD">
      <w:pPr>
        <w:pStyle w:val="Akapitzlist"/>
        <w:ind w:left="1080"/>
        <w:jc w:val="both"/>
        <w:rPr>
          <w:rFonts w:ascii="Arial" w:hAnsi="Arial" w:cs="Arial"/>
          <w:lang w:val="pl-PL"/>
        </w:rPr>
      </w:pPr>
    </w:p>
    <w:p w14:paraId="3E601965" w14:textId="227D594C" w:rsidR="005533FF" w:rsidRDefault="004F1ED1" w:rsidP="005533FF">
      <w:pPr>
        <w:pStyle w:val="Akapitzlist"/>
        <w:numPr>
          <w:ilvl w:val="0"/>
          <w:numId w:val="8"/>
        </w:numPr>
        <w:jc w:val="both"/>
        <w:rPr>
          <w:rFonts w:ascii="Arial" w:hAnsi="Arial" w:cs="Arial"/>
          <w:lang w:val="pl-PL"/>
        </w:rPr>
      </w:pPr>
      <w:r w:rsidRPr="004F1ED1">
        <w:rPr>
          <w:rFonts w:ascii="Arial" w:hAnsi="Arial" w:cs="Arial"/>
          <w:lang w:val="pl-PL"/>
        </w:rPr>
        <w:t>O</w:t>
      </w:r>
      <w:r w:rsidR="00FC2F0F" w:rsidRPr="004F1ED1">
        <w:rPr>
          <w:rFonts w:ascii="Arial" w:hAnsi="Arial" w:cs="Arial"/>
        </w:rPr>
        <w:t>pis istotnych związków</w:t>
      </w:r>
      <w:r w:rsidR="00FC2F0F" w:rsidRPr="004F1ED1">
        <w:rPr>
          <w:rFonts w:ascii="Arial" w:hAnsi="Arial" w:cs="Arial"/>
          <w:lang w:val="pl-PL"/>
        </w:rPr>
        <w:t>:</w:t>
      </w:r>
    </w:p>
    <w:p w14:paraId="49EFD1AC" w14:textId="36335065" w:rsidR="00B429D9" w:rsidRDefault="007D135A" w:rsidP="007D135A">
      <w:pPr>
        <w:pStyle w:val="Akapitzlist"/>
        <w:numPr>
          <w:ilvl w:val="0"/>
          <w:numId w:val="9"/>
        </w:numPr>
        <w:jc w:val="both"/>
        <w:rPr>
          <w:rFonts w:ascii="Arial" w:hAnsi="Arial" w:cs="Arial"/>
          <w:lang w:val="pl-PL"/>
        </w:rPr>
      </w:pPr>
      <w:r w:rsidRPr="007D135A">
        <w:rPr>
          <w:rFonts w:ascii="Arial" w:hAnsi="Arial" w:cs="Arial"/>
          <w:lang w:val="pl-PL"/>
        </w:rPr>
        <w:t xml:space="preserve">Zysk całkowity </w:t>
      </w:r>
      <w:r w:rsidR="00AE2DE6">
        <w:rPr>
          <w:rFonts w:ascii="Arial" w:hAnsi="Arial" w:cs="Arial"/>
          <w:lang w:val="pl-PL"/>
        </w:rPr>
        <w:t xml:space="preserve">programu modernizacyjnego </w:t>
      </w:r>
      <w:r w:rsidRPr="007D135A">
        <w:rPr>
          <w:rFonts w:ascii="Arial" w:hAnsi="Arial" w:cs="Arial"/>
          <w:lang w:val="pl-PL"/>
        </w:rPr>
        <w:t>jest równy sumie zysków z</w:t>
      </w:r>
      <w:r w:rsidR="002061FD">
        <w:rPr>
          <w:rFonts w:ascii="Arial" w:hAnsi="Arial" w:cs="Arial"/>
          <w:lang w:val="pl-PL"/>
        </w:rPr>
        <w:t>e</w:t>
      </w:r>
      <w:r w:rsidRPr="007D135A">
        <w:rPr>
          <w:rFonts w:ascii="Arial" w:hAnsi="Arial" w:cs="Arial"/>
          <w:lang w:val="pl-PL"/>
        </w:rPr>
        <w:t xml:space="preserve"> wszystkich wybranych projektów.</w:t>
      </w:r>
    </w:p>
    <w:p w14:paraId="47166FC4" w14:textId="0A6F965B" w:rsidR="00B25599" w:rsidRDefault="000E0261" w:rsidP="00B25599">
      <w:pPr>
        <w:pStyle w:val="Akapitzlist"/>
        <w:ind w:left="1440"/>
        <w:rPr>
          <w:rFonts w:ascii="Arial" w:hAnsi="Arial" w:cs="Arial"/>
          <w:lang w:val="pl-PL"/>
        </w:rPr>
      </w:pPr>
      <w:r w:rsidRPr="000E0261">
        <w:rPr>
          <w:rFonts w:ascii="Arial" w:hAnsi="Arial" w:cs="Arial"/>
          <w:position w:val="-28"/>
          <w:lang w:val="pl-PL"/>
        </w:rPr>
        <w:object w:dxaOrig="1140" w:dyaOrig="680" w14:anchorId="678EB4B7">
          <v:shape id="_x0000_i1039" type="#_x0000_t75" style="width:57pt;height:33.75pt" o:ole="">
            <v:imagedata r:id="rId29" o:title=""/>
          </v:shape>
          <o:OLEObject Type="Embed" ProgID="Equation.DSMT4" ShapeID="_x0000_i1039" DrawAspect="Content" ObjectID="_1808901831" r:id="rId30"/>
        </w:object>
      </w:r>
    </w:p>
    <w:p w14:paraId="4BE633A8" w14:textId="4E15FC90" w:rsidR="00B25599" w:rsidRDefault="008C273B" w:rsidP="00723D39">
      <w:pPr>
        <w:pStyle w:val="Akapitzlist"/>
        <w:numPr>
          <w:ilvl w:val="0"/>
          <w:numId w:val="9"/>
        </w:numPr>
        <w:jc w:val="both"/>
        <w:rPr>
          <w:rFonts w:ascii="Arial" w:hAnsi="Arial" w:cs="Arial"/>
          <w:lang w:val="pl-PL"/>
        </w:rPr>
      </w:pPr>
      <w:r w:rsidRPr="008C273B">
        <w:rPr>
          <w:rFonts w:ascii="Arial" w:hAnsi="Arial" w:cs="Arial"/>
          <w:lang w:val="pl-PL"/>
        </w:rPr>
        <w:t>Suma kosztów realizacji wszystkich wybranych projektów nie może przekroczyć dostępnego budżetu</w:t>
      </w:r>
      <w:r w:rsidR="007A4CE3">
        <w:rPr>
          <w:rFonts w:ascii="Arial" w:hAnsi="Arial" w:cs="Arial"/>
          <w:lang w:val="pl-PL"/>
        </w:rPr>
        <w:t>.</w:t>
      </w:r>
    </w:p>
    <w:p w14:paraId="05FD984B" w14:textId="350696EE" w:rsidR="00053112" w:rsidRPr="00B25599" w:rsidRDefault="001F2ACB" w:rsidP="00053112">
      <w:pPr>
        <w:pStyle w:val="Akapitzlist"/>
        <w:ind w:left="1440"/>
        <w:rPr>
          <w:rFonts w:ascii="Arial" w:hAnsi="Arial" w:cs="Arial"/>
          <w:lang w:val="pl-PL"/>
        </w:rPr>
      </w:pPr>
      <w:r w:rsidRPr="001F2ACB">
        <w:rPr>
          <w:rFonts w:ascii="Arial" w:hAnsi="Arial" w:cs="Arial"/>
          <w:position w:val="-28"/>
          <w:lang w:val="pl-PL"/>
        </w:rPr>
        <w:object w:dxaOrig="1100" w:dyaOrig="680" w14:anchorId="508FA118">
          <v:shape id="_x0000_i1040" type="#_x0000_t75" style="width:55.5pt;height:33.75pt" o:ole="">
            <v:imagedata r:id="rId31" o:title=""/>
          </v:shape>
          <o:OLEObject Type="Embed" ProgID="Equation.DSMT4" ShapeID="_x0000_i1040" DrawAspect="Content" ObjectID="_1808901832" r:id="rId32"/>
        </w:object>
      </w:r>
    </w:p>
    <w:p w14:paraId="28EFA53F" w14:textId="784CEC51" w:rsidR="00F41670" w:rsidRDefault="00BD65AB" w:rsidP="004139FF">
      <w:pPr>
        <w:pStyle w:val="Akapitzlist"/>
        <w:numPr>
          <w:ilvl w:val="0"/>
          <w:numId w:val="9"/>
        </w:numPr>
        <w:jc w:val="both"/>
        <w:rPr>
          <w:rFonts w:ascii="Arial" w:hAnsi="Arial" w:cs="Arial"/>
          <w:lang w:val="pl-PL"/>
        </w:rPr>
      </w:pPr>
      <w:r>
        <w:rPr>
          <w:rFonts w:ascii="Arial" w:hAnsi="Arial" w:cs="Arial"/>
          <w:lang w:val="pl-PL"/>
        </w:rPr>
        <w:t>Ł</w:t>
      </w:r>
      <w:r w:rsidR="00A8427E" w:rsidRPr="00A8427E">
        <w:rPr>
          <w:rFonts w:ascii="Arial" w:hAnsi="Arial" w:cs="Arial"/>
          <w:lang w:val="pl-PL"/>
        </w:rPr>
        <w:t>ączny czas potrzebny na realizację wszystkich wybranych projektów</w:t>
      </w:r>
      <w:r>
        <w:rPr>
          <w:rFonts w:ascii="Arial" w:hAnsi="Arial" w:cs="Arial"/>
          <w:lang w:val="pl-PL"/>
        </w:rPr>
        <w:t xml:space="preserve"> </w:t>
      </w:r>
      <w:r w:rsidR="00A8427E" w:rsidRPr="00A8427E">
        <w:rPr>
          <w:rFonts w:ascii="Arial" w:hAnsi="Arial" w:cs="Arial"/>
          <w:lang w:val="pl-PL"/>
        </w:rPr>
        <w:t xml:space="preserve">nie może przekroczyć dostępnego czasu. </w:t>
      </w:r>
    </w:p>
    <w:p w14:paraId="105FA3F5" w14:textId="7BA278E8" w:rsidR="00282BD0" w:rsidRDefault="00D148E3" w:rsidP="00282BD0">
      <w:pPr>
        <w:pStyle w:val="Akapitzlist"/>
        <w:ind w:left="1440"/>
        <w:jc w:val="both"/>
        <w:rPr>
          <w:rFonts w:ascii="Arial" w:hAnsi="Arial" w:cs="Arial"/>
          <w:lang w:val="pl-PL"/>
        </w:rPr>
      </w:pPr>
      <w:r w:rsidRPr="00D148E3">
        <w:rPr>
          <w:rFonts w:ascii="Arial" w:hAnsi="Arial" w:cs="Arial"/>
          <w:position w:val="-28"/>
          <w:lang w:val="pl-PL"/>
        </w:rPr>
        <w:object w:dxaOrig="1040" w:dyaOrig="680" w14:anchorId="5560040F">
          <v:shape id="_x0000_i1041" type="#_x0000_t75" style="width:51.75pt;height:33.75pt" o:ole="">
            <v:imagedata r:id="rId33" o:title=""/>
          </v:shape>
          <o:OLEObject Type="Embed" ProgID="Equation.DSMT4" ShapeID="_x0000_i1041" DrawAspect="Content" ObjectID="_1808901833" r:id="rId34"/>
        </w:object>
      </w:r>
    </w:p>
    <w:p w14:paraId="3409A227" w14:textId="77777777" w:rsidR="00147BD9" w:rsidRDefault="00147BD9" w:rsidP="00282BD0">
      <w:pPr>
        <w:pStyle w:val="Akapitzlist"/>
        <w:ind w:left="1440"/>
        <w:jc w:val="both"/>
        <w:rPr>
          <w:rFonts w:ascii="Arial" w:hAnsi="Arial" w:cs="Arial"/>
          <w:lang w:val="pl-PL"/>
        </w:rPr>
      </w:pPr>
    </w:p>
    <w:p w14:paraId="671F8D04" w14:textId="77777777" w:rsidR="00147BD9" w:rsidRDefault="00147BD9" w:rsidP="00282BD0">
      <w:pPr>
        <w:pStyle w:val="Akapitzlist"/>
        <w:ind w:left="1440"/>
        <w:jc w:val="both"/>
        <w:rPr>
          <w:rFonts w:ascii="Arial" w:hAnsi="Arial" w:cs="Arial"/>
          <w:lang w:val="pl-PL"/>
        </w:rPr>
      </w:pPr>
    </w:p>
    <w:p w14:paraId="3B5D53C9" w14:textId="3926EA91" w:rsidR="00147BD9" w:rsidRDefault="00F811CC" w:rsidP="00147BD9">
      <w:pPr>
        <w:pStyle w:val="Akapitzlist"/>
        <w:numPr>
          <w:ilvl w:val="0"/>
          <w:numId w:val="9"/>
        </w:numPr>
        <w:jc w:val="both"/>
        <w:rPr>
          <w:rFonts w:ascii="Arial" w:hAnsi="Arial" w:cs="Arial"/>
          <w:lang w:val="pl-PL"/>
        </w:rPr>
      </w:pPr>
      <w:r>
        <w:rPr>
          <w:rFonts w:ascii="Arial" w:hAnsi="Arial" w:cs="Arial"/>
          <w:lang w:val="pl-PL"/>
        </w:rPr>
        <w:t>Zysk całkowity programu modernizacyjnego musi być maksymalny</w:t>
      </w:r>
      <w:r w:rsidR="00465C7E">
        <w:rPr>
          <w:rFonts w:ascii="Arial" w:hAnsi="Arial" w:cs="Arial"/>
          <w:lang w:val="pl-PL"/>
        </w:rPr>
        <w:t>.</w:t>
      </w:r>
    </w:p>
    <w:p w14:paraId="47A4E6E3" w14:textId="55BCEB2F" w:rsidR="00147BD9" w:rsidRDefault="00AC45FE" w:rsidP="00147BD9">
      <w:pPr>
        <w:pStyle w:val="Akapitzlist"/>
        <w:ind w:left="1440"/>
        <w:jc w:val="both"/>
        <w:rPr>
          <w:rFonts w:ascii="Arial" w:hAnsi="Arial" w:cs="Arial"/>
          <w:lang w:val="pl-PL"/>
        </w:rPr>
      </w:pPr>
      <w:r w:rsidRPr="00312D2B">
        <w:rPr>
          <w:rFonts w:ascii="Arial" w:hAnsi="Arial" w:cs="Arial"/>
          <w:position w:val="-26"/>
          <w:lang w:val="pl-PL"/>
        </w:rPr>
        <w:object w:dxaOrig="1020" w:dyaOrig="499" w14:anchorId="6EAEFBE9">
          <v:shape id="_x0000_i1042" type="#_x0000_t75" style="width:51pt;height:24.75pt" o:ole="">
            <v:imagedata r:id="rId35" o:title=""/>
          </v:shape>
          <o:OLEObject Type="Embed" ProgID="Equation.DSMT4" ShapeID="_x0000_i1042" DrawAspect="Content" ObjectID="_1808901834" r:id="rId36"/>
        </w:object>
      </w:r>
    </w:p>
    <w:p w14:paraId="553C3270" w14:textId="1CF6D4F9" w:rsidR="00276A23" w:rsidRDefault="00541B44" w:rsidP="00D37A46">
      <w:pPr>
        <w:pStyle w:val="Akapitzlist"/>
        <w:numPr>
          <w:ilvl w:val="0"/>
          <w:numId w:val="9"/>
        </w:numPr>
        <w:jc w:val="both"/>
        <w:rPr>
          <w:rFonts w:ascii="Arial" w:hAnsi="Arial" w:cs="Arial"/>
          <w:lang w:val="pl-PL"/>
        </w:rPr>
      </w:pPr>
      <w:r w:rsidRPr="00541B44">
        <w:rPr>
          <w:rFonts w:ascii="Arial" w:hAnsi="Arial" w:cs="Arial"/>
          <w:lang w:val="pl-PL"/>
        </w:rPr>
        <w:t xml:space="preserve">Czas trwania </w:t>
      </w:r>
      <w:r w:rsidR="00AD5AA7">
        <w:rPr>
          <w:rFonts w:ascii="Arial" w:hAnsi="Arial" w:cs="Arial"/>
          <w:lang w:val="pl-PL"/>
        </w:rPr>
        <w:t>każdego</w:t>
      </w:r>
      <w:r w:rsidR="00094527">
        <w:rPr>
          <w:rFonts w:ascii="Arial" w:hAnsi="Arial" w:cs="Arial"/>
          <w:lang w:val="pl-PL"/>
        </w:rPr>
        <w:t xml:space="preserve"> </w:t>
      </w:r>
      <w:r w:rsidRPr="00541B44">
        <w:rPr>
          <w:rFonts w:ascii="Arial" w:hAnsi="Arial" w:cs="Arial"/>
          <w:lang w:val="pl-PL"/>
        </w:rPr>
        <w:t xml:space="preserve">projektu </w:t>
      </w:r>
      <w:r w:rsidR="00442BD5">
        <w:rPr>
          <w:rFonts w:ascii="Arial" w:hAnsi="Arial" w:cs="Arial"/>
          <w:lang w:val="pl-PL"/>
        </w:rPr>
        <w:t xml:space="preserve">nie </w:t>
      </w:r>
      <w:r w:rsidR="00F54757">
        <w:rPr>
          <w:rFonts w:ascii="Arial" w:hAnsi="Arial" w:cs="Arial"/>
          <w:lang w:val="pl-PL"/>
        </w:rPr>
        <w:t>przekr</w:t>
      </w:r>
      <w:r w:rsidR="006260C9">
        <w:rPr>
          <w:rFonts w:ascii="Arial" w:hAnsi="Arial" w:cs="Arial"/>
          <w:lang w:val="pl-PL"/>
        </w:rPr>
        <w:t>acza</w:t>
      </w:r>
      <w:r w:rsidR="00530F7D">
        <w:rPr>
          <w:rFonts w:ascii="Arial" w:hAnsi="Arial" w:cs="Arial"/>
          <w:lang w:val="pl-PL"/>
        </w:rPr>
        <w:t xml:space="preserve"> </w:t>
      </w:r>
      <w:r w:rsidR="00530223">
        <w:rPr>
          <w:rFonts w:ascii="Arial" w:hAnsi="Arial" w:cs="Arial"/>
          <w:lang w:val="pl-PL"/>
        </w:rPr>
        <w:t>całkowit</w:t>
      </w:r>
      <w:r w:rsidR="00E671BD">
        <w:rPr>
          <w:rFonts w:ascii="Arial" w:hAnsi="Arial" w:cs="Arial"/>
          <w:lang w:val="pl-PL"/>
        </w:rPr>
        <w:t>ego</w:t>
      </w:r>
      <w:r w:rsidRPr="00541B44">
        <w:rPr>
          <w:rFonts w:ascii="Arial" w:hAnsi="Arial" w:cs="Arial"/>
          <w:lang w:val="pl-PL"/>
        </w:rPr>
        <w:t xml:space="preserve"> dostępn</w:t>
      </w:r>
      <w:r w:rsidR="00E671BD">
        <w:rPr>
          <w:rFonts w:ascii="Arial" w:hAnsi="Arial" w:cs="Arial"/>
          <w:lang w:val="pl-PL"/>
        </w:rPr>
        <w:t>ego</w:t>
      </w:r>
      <w:r w:rsidRPr="00541B44">
        <w:rPr>
          <w:rFonts w:ascii="Arial" w:hAnsi="Arial" w:cs="Arial"/>
          <w:lang w:val="pl-PL"/>
        </w:rPr>
        <w:t xml:space="preserve"> cz</w:t>
      </w:r>
      <w:r w:rsidR="00E32345">
        <w:rPr>
          <w:rFonts w:ascii="Arial" w:hAnsi="Arial" w:cs="Arial"/>
          <w:lang w:val="pl-PL"/>
        </w:rPr>
        <w:t>as</w:t>
      </w:r>
      <w:r w:rsidR="00E671BD">
        <w:rPr>
          <w:rFonts w:ascii="Arial" w:hAnsi="Arial" w:cs="Arial"/>
          <w:lang w:val="pl-PL"/>
        </w:rPr>
        <w:t>u</w:t>
      </w:r>
      <w:r w:rsidRPr="00541B44">
        <w:rPr>
          <w:rFonts w:ascii="Arial" w:hAnsi="Arial" w:cs="Arial"/>
          <w:lang w:val="pl-PL"/>
        </w:rPr>
        <w:t xml:space="preserve"> </w:t>
      </w:r>
      <w:r w:rsidR="00E32345" w:rsidRPr="00AE5085">
        <w:rPr>
          <w:rFonts w:ascii="Arial" w:hAnsi="Arial" w:cs="Arial"/>
          <w:lang w:val="pl-PL"/>
        </w:rPr>
        <w:t>realizacji całego programu</w:t>
      </w:r>
    </w:p>
    <w:p w14:paraId="141DFC28" w14:textId="588CF588" w:rsidR="00E339AB" w:rsidRDefault="0091552F" w:rsidP="00E339AB">
      <w:pPr>
        <w:pStyle w:val="Akapitzlist"/>
        <w:ind w:left="1440"/>
        <w:jc w:val="both"/>
        <w:rPr>
          <w:rFonts w:ascii="Arial" w:hAnsi="Arial" w:cs="Arial"/>
          <w:lang w:val="pl-PL"/>
        </w:rPr>
      </w:pPr>
      <w:r w:rsidRPr="00A33593">
        <w:rPr>
          <w:rFonts w:ascii="Arial" w:hAnsi="Arial" w:cs="Arial"/>
          <w:position w:val="-12"/>
          <w:lang w:val="pl-PL"/>
        </w:rPr>
        <w:object w:dxaOrig="1640" w:dyaOrig="400" w14:anchorId="37D7FDF2">
          <v:shape id="_x0000_i1043" type="#_x0000_t75" style="width:81.75pt;height:20.25pt" o:ole="">
            <v:imagedata r:id="rId37" o:title=""/>
          </v:shape>
          <o:OLEObject Type="Embed" ProgID="Equation.DSMT4" ShapeID="_x0000_i1043" DrawAspect="Content" ObjectID="_1808901835" r:id="rId38"/>
        </w:object>
      </w:r>
    </w:p>
    <w:p w14:paraId="4DD1CDDB" w14:textId="3EB5C7D5" w:rsidR="00E339AB" w:rsidRDefault="00A14946" w:rsidP="00E339AB">
      <w:pPr>
        <w:pStyle w:val="Akapitzlist"/>
        <w:numPr>
          <w:ilvl w:val="0"/>
          <w:numId w:val="9"/>
        </w:numPr>
        <w:jc w:val="both"/>
        <w:rPr>
          <w:rFonts w:ascii="Arial" w:hAnsi="Arial" w:cs="Arial"/>
          <w:lang w:val="pl-PL"/>
        </w:rPr>
      </w:pPr>
      <w:r>
        <w:rPr>
          <w:rFonts w:ascii="Arial" w:hAnsi="Arial" w:cs="Arial"/>
          <w:lang w:val="pl-PL"/>
        </w:rPr>
        <w:t>Koszt realizacji</w:t>
      </w:r>
      <w:r w:rsidR="00E339AB" w:rsidRPr="00541B44">
        <w:rPr>
          <w:rFonts w:ascii="Arial" w:hAnsi="Arial" w:cs="Arial"/>
          <w:lang w:val="pl-PL"/>
        </w:rPr>
        <w:t xml:space="preserve"> </w:t>
      </w:r>
      <w:r w:rsidR="00E339AB">
        <w:rPr>
          <w:rFonts w:ascii="Arial" w:hAnsi="Arial" w:cs="Arial"/>
          <w:lang w:val="pl-PL"/>
        </w:rPr>
        <w:t>każdego</w:t>
      </w:r>
      <w:r w:rsidR="00F52CFB">
        <w:rPr>
          <w:rFonts w:ascii="Arial" w:hAnsi="Arial" w:cs="Arial"/>
          <w:lang w:val="pl-PL"/>
        </w:rPr>
        <w:t xml:space="preserve"> </w:t>
      </w:r>
      <w:r w:rsidR="00E339AB" w:rsidRPr="00541B44">
        <w:rPr>
          <w:rFonts w:ascii="Arial" w:hAnsi="Arial" w:cs="Arial"/>
          <w:lang w:val="pl-PL"/>
        </w:rPr>
        <w:t xml:space="preserve">projektu </w:t>
      </w:r>
      <w:r w:rsidR="00E671BD">
        <w:rPr>
          <w:rFonts w:ascii="Arial" w:hAnsi="Arial" w:cs="Arial"/>
          <w:lang w:val="pl-PL"/>
        </w:rPr>
        <w:t>nie przekr</w:t>
      </w:r>
      <w:r w:rsidR="009872B0">
        <w:rPr>
          <w:rFonts w:ascii="Arial" w:hAnsi="Arial" w:cs="Arial"/>
          <w:lang w:val="pl-PL"/>
        </w:rPr>
        <w:t>a</w:t>
      </w:r>
      <w:r w:rsidR="00E671BD">
        <w:rPr>
          <w:rFonts w:ascii="Arial" w:hAnsi="Arial" w:cs="Arial"/>
          <w:lang w:val="pl-PL"/>
        </w:rPr>
        <w:t>cz</w:t>
      </w:r>
      <w:r w:rsidR="006260C9">
        <w:rPr>
          <w:rFonts w:ascii="Arial" w:hAnsi="Arial" w:cs="Arial"/>
          <w:lang w:val="pl-PL"/>
        </w:rPr>
        <w:t>a</w:t>
      </w:r>
      <w:r w:rsidR="00E671BD">
        <w:rPr>
          <w:rFonts w:ascii="Arial" w:hAnsi="Arial" w:cs="Arial"/>
          <w:lang w:val="pl-PL"/>
        </w:rPr>
        <w:t xml:space="preserve"> </w:t>
      </w:r>
      <w:r w:rsidR="00E339AB">
        <w:rPr>
          <w:rFonts w:ascii="Arial" w:hAnsi="Arial" w:cs="Arial"/>
          <w:lang w:val="pl-PL"/>
        </w:rPr>
        <w:t>całkowitego</w:t>
      </w:r>
      <w:r w:rsidR="00E339AB" w:rsidRPr="00541B44">
        <w:rPr>
          <w:rFonts w:ascii="Arial" w:hAnsi="Arial" w:cs="Arial"/>
          <w:lang w:val="pl-PL"/>
        </w:rPr>
        <w:t xml:space="preserve"> dostępnego </w:t>
      </w:r>
      <w:r>
        <w:rPr>
          <w:rFonts w:ascii="Arial" w:hAnsi="Arial" w:cs="Arial"/>
          <w:lang w:val="pl-PL"/>
        </w:rPr>
        <w:t>budżetu.</w:t>
      </w:r>
    </w:p>
    <w:p w14:paraId="567B0C11" w14:textId="21C7B27E" w:rsidR="006E2951" w:rsidRDefault="0091552F" w:rsidP="00E86060">
      <w:pPr>
        <w:pStyle w:val="Akapitzlist"/>
        <w:ind w:left="1440"/>
        <w:jc w:val="both"/>
        <w:rPr>
          <w:rFonts w:ascii="Arial" w:hAnsi="Arial" w:cs="Arial"/>
          <w:lang w:val="pl-PL"/>
        </w:rPr>
      </w:pPr>
      <w:r w:rsidRPr="00A33593">
        <w:rPr>
          <w:rFonts w:ascii="Arial" w:hAnsi="Arial" w:cs="Arial"/>
          <w:position w:val="-12"/>
          <w:lang w:val="pl-PL"/>
        </w:rPr>
        <w:object w:dxaOrig="1700" w:dyaOrig="400" w14:anchorId="40065403">
          <v:shape id="_x0000_i1044" type="#_x0000_t75" style="width:84.75pt;height:20.25pt" o:ole="">
            <v:imagedata r:id="rId39" o:title=""/>
          </v:shape>
          <o:OLEObject Type="Embed" ProgID="Equation.DSMT4" ShapeID="_x0000_i1044" DrawAspect="Content" ObjectID="_1808901836" r:id="rId40"/>
        </w:object>
      </w:r>
    </w:p>
    <w:p w14:paraId="2A1418EB" w14:textId="77777777" w:rsidR="00E86060" w:rsidRPr="00E86060" w:rsidRDefault="00E86060" w:rsidP="00E86060">
      <w:pPr>
        <w:pStyle w:val="Akapitzlist"/>
        <w:ind w:left="1440"/>
        <w:jc w:val="both"/>
        <w:rPr>
          <w:rFonts w:ascii="Arial" w:hAnsi="Arial" w:cs="Arial"/>
          <w:lang w:val="pl-PL"/>
        </w:rPr>
      </w:pPr>
    </w:p>
    <w:p w14:paraId="506A5A52" w14:textId="489BD09E" w:rsidR="001E2F0F" w:rsidRDefault="00A96C0C" w:rsidP="001E2F0F">
      <w:pPr>
        <w:pStyle w:val="Akapitzlist"/>
        <w:numPr>
          <w:ilvl w:val="0"/>
          <w:numId w:val="7"/>
        </w:numPr>
        <w:jc w:val="both"/>
        <w:rPr>
          <w:rFonts w:ascii="Arial" w:hAnsi="Arial" w:cs="Arial"/>
          <w:lang w:val="pl-PL"/>
        </w:rPr>
      </w:pPr>
      <w:r w:rsidRPr="00A96C0C">
        <w:rPr>
          <w:rFonts w:ascii="Arial" w:hAnsi="Arial" w:cs="Arial"/>
          <w:lang w:val="pl-PL"/>
        </w:rPr>
        <w:t>Podział cech na zmienne decyzyjne, kryteria i dane</w:t>
      </w:r>
      <w:r>
        <w:rPr>
          <w:rFonts w:ascii="Arial" w:hAnsi="Arial" w:cs="Arial"/>
          <w:lang w:val="pl-PL"/>
        </w:rPr>
        <w:t>:</w:t>
      </w:r>
    </w:p>
    <w:p w14:paraId="1F98CA47" w14:textId="77777777" w:rsidR="002D43C3" w:rsidRDefault="002D43C3" w:rsidP="002D43C3">
      <w:pPr>
        <w:pStyle w:val="Akapitzlist"/>
        <w:jc w:val="both"/>
        <w:rPr>
          <w:rFonts w:ascii="Arial" w:hAnsi="Arial" w:cs="Arial"/>
          <w:lang w:val="pl-PL"/>
        </w:rPr>
      </w:pPr>
    </w:p>
    <w:p w14:paraId="087D3B86" w14:textId="516E6767" w:rsidR="00BE68EF" w:rsidRPr="00BE68EF" w:rsidRDefault="00AD3B11" w:rsidP="00BE68EF">
      <w:pPr>
        <w:pStyle w:val="Akapitzlist"/>
        <w:jc w:val="both"/>
        <w:rPr>
          <w:rFonts w:ascii="Arial" w:hAnsi="Arial" w:cs="Arial"/>
          <w:lang w:val="pl-PL"/>
        </w:rPr>
      </w:pPr>
      <w:r>
        <w:rPr>
          <w:rFonts w:ascii="Arial" w:hAnsi="Arial" w:cs="Arial"/>
          <w:lang w:val="pl-PL"/>
        </w:rPr>
        <w:t>Lista zmiennych</w:t>
      </w:r>
      <w:r w:rsidR="007F1B2B">
        <w:rPr>
          <w:rFonts w:ascii="Arial" w:hAnsi="Arial" w:cs="Arial"/>
          <w:lang w:val="pl-PL"/>
        </w:rPr>
        <w:t xml:space="preserve"> decyzyjn</w:t>
      </w:r>
      <w:r>
        <w:rPr>
          <w:rFonts w:ascii="Arial" w:hAnsi="Arial" w:cs="Arial"/>
          <w:lang w:val="pl-PL"/>
        </w:rPr>
        <w:t>ych</w:t>
      </w:r>
      <w:r w:rsidR="007F1B2B">
        <w:rPr>
          <w:rFonts w:ascii="Arial" w:hAnsi="Arial" w:cs="Arial"/>
          <w:lang w:val="pl-PL"/>
        </w:rPr>
        <w:t>:</w:t>
      </w:r>
      <w:r w:rsidR="00E04F23">
        <w:rPr>
          <w:rFonts w:ascii="Arial" w:hAnsi="Arial" w:cs="Arial"/>
          <w:lang w:val="pl-PL"/>
        </w:rPr>
        <w:t xml:space="preserve"> </w:t>
      </w:r>
      <w:r w:rsidR="00AC45FE" w:rsidRPr="00AC45FE">
        <w:rPr>
          <w:rFonts w:ascii="Arial" w:hAnsi="Arial" w:cs="Arial"/>
          <w:position w:val="-14"/>
          <w:lang w:val="pl-PL"/>
        </w:rPr>
        <w:object w:dxaOrig="540" w:dyaOrig="400" w14:anchorId="336F9780">
          <v:shape id="_x0000_i1045" type="#_x0000_t75" style="width:27pt;height:20.25pt" o:ole="">
            <v:imagedata r:id="rId41" o:title=""/>
          </v:shape>
          <o:OLEObject Type="Embed" ProgID="Equation.DSMT4" ShapeID="_x0000_i1045" DrawAspect="Content" ObjectID="_1808901837" r:id="rId42"/>
        </w:object>
      </w:r>
    </w:p>
    <w:p w14:paraId="5D56C108" w14:textId="2405009D" w:rsidR="00BE68EF" w:rsidRPr="00276A23" w:rsidRDefault="007F1B2B" w:rsidP="00276A23">
      <w:pPr>
        <w:pStyle w:val="Akapitzlist"/>
        <w:jc w:val="both"/>
        <w:rPr>
          <w:rFonts w:ascii="Arial" w:hAnsi="Arial" w:cs="Arial"/>
          <w:lang w:val="pl-PL"/>
        </w:rPr>
      </w:pPr>
      <w:r w:rsidRPr="00C076EB">
        <w:rPr>
          <w:rFonts w:ascii="Arial" w:hAnsi="Arial" w:cs="Arial"/>
          <w:lang w:val="pl-PL"/>
        </w:rPr>
        <w:t>Kryterium</w:t>
      </w:r>
      <w:r w:rsidR="00C076EB" w:rsidRPr="00C076EB">
        <w:rPr>
          <w:rFonts w:ascii="Arial" w:hAnsi="Arial" w:cs="Arial"/>
          <w:lang w:val="pl-PL"/>
        </w:rPr>
        <w:t>:</w:t>
      </w:r>
      <w:r w:rsidR="00BE68EF">
        <w:rPr>
          <w:rFonts w:ascii="Arial" w:hAnsi="Arial" w:cs="Arial"/>
          <w:lang w:val="pl-PL"/>
        </w:rPr>
        <w:t xml:space="preserve"> </w:t>
      </w:r>
      <w:r w:rsidR="003776A1" w:rsidRPr="00AC45FE">
        <w:rPr>
          <w:noProof/>
          <w:position w:val="-4"/>
        </w:rPr>
        <w:object w:dxaOrig="240" w:dyaOrig="260" w14:anchorId="28891398">
          <v:shape id="_x0000_i1046" type="#_x0000_t75" style="width:11.25pt;height:13.5pt" o:ole="">
            <v:imagedata r:id="rId43" o:title=""/>
          </v:shape>
          <o:OLEObject Type="Embed" ProgID="Equation.DSMT4" ShapeID="_x0000_i1046" DrawAspect="Content" ObjectID="_1808901838" r:id="rId44"/>
        </w:object>
      </w:r>
    </w:p>
    <w:p w14:paraId="3E6E7CE4" w14:textId="638B1375" w:rsidR="002D43C3" w:rsidRPr="0023089D" w:rsidRDefault="002D43C3" w:rsidP="002D43C3">
      <w:pPr>
        <w:pStyle w:val="Akapitzlist"/>
        <w:jc w:val="both"/>
        <w:rPr>
          <w:rFonts w:ascii="Arial" w:hAnsi="Arial" w:cs="Arial"/>
          <w:lang w:val="pl-PL"/>
        </w:rPr>
      </w:pPr>
      <w:r>
        <w:rPr>
          <w:rFonts w:ascii="Arial" w:hAnsi="Arial" w:cs="Arial"/>
          <w:lang w:val="pl-PL"/>
        </w:rPr>
        <w:t>Lista</w:t>
      </w:r>
      <w:r w:rsidR="008F5E25">
        <w:rPr>
          <w:rFonts w:ascii="Arial" w:hAnsi="Arial" w:cs="Arial"/>
          <w:lang w:val="pl-PL"/>
        </w:rPr>
        <w:t xml:space="preserve"> danych:</w:t>
      </w:r>
      <w:r w:rsidR="005D3BD8" w:rsidRPr="005D3BD8">
        <w:rPr>
          <w:rFonts w:ascii="Arial" w:hAnsi="Arial" w:cs="Arial"/>
          <w:position w:val="-16"/>
          <w:lang w:val="pl-PL"/>
        </w:rPr>
        <w:object w:dxaOrig="2799" w:dyaOrig="440" w14:anchorId="5B659180">
          <v:shape id="_x0000_i1047" type="#_x0000_t75" style="width:140.25pt;height:21.75pt" o:ole="">
            <v:imagedata r:id="rId45" o:title=""/>
          </v:shape>
          <o:OLEObject Type="Embed" ProgID="Equation.DSMT4" ShapeID="_x0000_i1047" DrawAspect="Content" ObjectID="_1808901839" r:id="rId46"/>
        </w:object>
      </w:r>
    </w:p>
    <w:p w14:paraId="59A1FC56" w14:textId="77777777" w:rsidR="006E2951" w:rsidRDefault="006E2951" w:rsidP="002D43C3">
      <w:pPr>
        <w:pStyle w:val="Akapitzlist"/>
        <w:jc w:val="both"/>
        <w:rPr>
          <w:rFonts w:ascii="Arial" w:hAnsi="Arial" w:cs="Arial"/>
          <w:lang w:val="pl-PL"/>
        </w:rPr>
      </w:pPr>
    </w:p>
    <w:p w14:paraId="01172E7D" w14:textId="59A7DB80" w:rsidR="00B91360" w:rsidRPr="002C7B56" w:rsidRDefault="00BF6100" w:rsidP="00B91360">
      <w:pPr>
        <w:pStyle w:val="Akapitzlist"/>
        <w:numPr>
          <w:ilvl w:val="0"/>
          <w:numId w:val="7"/>
        </w:numPr>
        <w:jc w:val="both"/>
        <w:rPr>
          <w:rFonts w:ascii="Arial" w:hAnsi="Arial" w:cs="Arial"/>
          <w:lang w:val="pl-PL"/>
        </w:rPr>
      </w:pPr>
      <w:r>
        <w:rPr>
          <w:rFonts w:ascii="Arial" w:hAnsi="Arial" w:cs="Arial"/>
          <w:lang w:val="pl-PL"/>
        </w:rPr>
        <w:t>Analiza poziomu</w:t>
      </w:r>
      <w:r w:rsidR="006E2951" w:rsidRPr="006E2951">
        <w:rPr>
          <w:rFonts w:ascii="Arial" w:hAnsi="Arial" w:cs="Arial"/>
        </w:rPr>
        <w:t xml:space="preserve"> </w:t>
      </w:r>
      <w:r>
        <w:rPr>
          <w:rFonts w:ascii="Arial" w:hAnsi="Arial" w:cs="Arial"/>
          <w:lang w:val="pl-PL"/>
        </w:rPr>
        <w:t>informacyjnego</w:t>
      </w:r>
      <w:r w:rsidR="006E2951">
        <w:rPr>
          <w:rFonts w:ascii="Arial" w:hAnsi="Arial" w:cs="Arial"/>
          <w:lang w:val="en-US"/>
        </w:rPr>
        <w:t>:</w:t>
      </w:r>
    </w:p>
    <w:p w14:paraId="0C712604" w14:textId="77777777" w:rsidR="002C7B56" w:rsidRDefault="002C7B56" w:rsidP="002C7B56">
      <w:pPr>
        <w:pStyle w:val="Akapitzlist"/>
        <w:jc w:val="both"/>
        <w:rPr>
          <w:rFonts w:ascii="Arial" w:hAnsi="Arial" w:cs="Arial"/>
          <w:lang w:val="pl-PL"/>
        </w:rPr>
      </w:pPr>
    </w:p>
    <w:p w14:paraId="5FE3DE8C" w14:textId="10E3EF08" w:rsidR="002C7B56" w:rsidRPr="006E2951" w:rsidRDefault="00196302" w:rsidP="002C7B56">
      <w:pPr>
        <w:pStyle w:val="Akapitzlist"/>
        <w:jc w:val="both"/>
        <w:rPr>
          <w:rFonts w:ascii="Arial" w:hAnsi="Arial" w:cs="Arial"/>
          <w:lang w:val="pl-PL"/>
        </w:rPr>
      </w:pPr>
      <w:r>
        <w:rPr>
          <w:rFonts w:ascii="Arial" w:hAnsi="Arial" w:cs="Arial"/>
          <w:lang w:val="pl-PL"/>
        </w:rPr>
        <w:t>W wyniku przeprowadzonej analizy informacyjnej stwierdzono, że</w:t>
      </w:r>
      <w:r w:rsidR="00BF6100">
        <w:rPr>
          <w:rFonts w:ascii="Arial" w:hAnsi="Arial" w:cs="Arial"/>
          <w:lang w:val="pl-PL"/>
        </w:rPr>
        <w:t xml:space="preserve"> decydent będzie znał wartości wszystkich danych przed podjęciem decyzji.</w:t>
      </w:r>
    </w:p>
    <w:p w14:paraId="70B2E654" w14:textId="77777777" w:rsidR="006E2951" w:rsidRDefault="006E2951" w:rsidP="006E2951">
      <w:pPr>
        <w:pStyle w:val="Akapitzlist"/>
        <w:jc w:val="both"/>
        <w:rPr>
          <w:rFonts w:ascii="Arial" w:hAnsi="Arial" w:cs="Arial"/>
          <w:lang w:val="pl-PL"/>
        </w:rPr>
      </w:pPr>
    </w:p>
    <w:p w14:paraId="0CDCEE34" w14:textId="6B232A78" w:rsidR="006E2951" w:rsidRDefault="00B4598B" w:rsidP="003C754A">
      <w:pPr>
        <w:pStyle w:val="Akapitzlist"/>
        <w:numPr>
          <w:ilvl w:val="0"/>
          <w:numId w:val="7"/>
        </w:numPr>
        <w:jc w:val="both"/>
        <w:rPr>
          <w:rFonts w:ascii="Arial" w:hAnsi="Arial" w:cs="Arial"/>
          <w:lang w:val="pl-PL"/>
        </w:rPr>
      </w:pPr>
      <w:r w:rsidRPr="00B4598B">
        <w:rPr>
          <w:rFonts w:ascii="Arial" w:hAnsi="Arial" w:cs="Arial"/>
          <w:lang w:val="pl-PL"/>
        </w:rPr>
        <w:t>Określenie zbiorów poprawnych wartości danych, dopuszczalnych wartości zmiennych decyzyjnych i możliwych wartości kryteriów</w:t>
      </w:r>
      <w:r w:rsidR="00E962C8">
        <w:rPr>
          <w:rFonts w:ascii="Arial" w:hAnsi="Arial" w:cs="Arial"/>
          <w:lang w:val="pl-PL"/>
        </w:rPr>
        <w:t>:</w:t>
      </w:r>
    </w:p>
    <w:p w14:paraId="016004F9" w14:textId="77777777" w:rsidR="00F62602" w:rsidRDefault="00F62602" w:rsidP="00736D88">
      <w:pPr>
        <w:pStyle w:val="Akapitzlist"/>
        <w:jc w:val="both"/>
        <w:rPr>
          <w:rFonts w:ascii="Arial" w:hAnsi="Arial" w:cs="Arial"/>
          <w:lang w:val="pl-PL"/>
        </w:rPr>
      </w:pPr>
    </w:p>
    <w:p w14:paraId="3D6E21EF" w14:textId="78DA64BF" w:rsidR="00736D88" w:rsidRDefault="00736D88" w:rsidP="00736D88">
      <w:pPr>
        <w:pStyle w:val="Akapitzlist"/>
        <w:jc w:val="both"/>
        <w:rPr>
          <w:rFonts w:ascii="Arial" w:hAnsi="Arial" w:cs="Arial"/>
          <w:lang w:val="pl-PL"/>
        </w:rPr>
      </w:pPr>
      <w:r>
        <w:rPr>
          <w:rFonts w:ascii="Arial" w:hAnsi="Arial" w:cs="Arial"/>
          <w:lang w:val="pl-PL"/>
        </w:rPr>
        <w:t xml:space="preserve">Zbiór poprawnych wartości danych: </w:t>
      </w:r>
    </w:p>
    <w:p w14:paraId="02D9BF2C" w14:textId="5CC3C7F1" w:rsidR="001A703C" w:rsidRDefault="00D72D21" w:rsidP="00C32C3C">
      <w:pPr>
        <w:pStyle w:val="Akapitzlist"/>
        <w:jc w:val="both"/>
        <w:rPr>
          <w:rFonts w:ascii="Arial" w:hAnsi="Arial" w:cs="Arial"/>
          <w:lang w:val="pl-PL"/>
        </w:rPr>
      </w:pPr>
      <w:r w:rsidRPr="00D72D21">
        <w:rPr>
          <w:rFonts w:ascii="Arial" w:hAnsi="Arial" w:cs="Arial"/>
          <w:position w:val="-18"/>
          <w:highlight w:val="yellow"/>
          <w:lang w:val="pl-PL"/>
          <w:rPrChange w:id="1" w:author="Chojnacki Andrzej" w:date="2025-05-16T11:54:00Z" w16du:dateUtc="2025-05-16T09:54:00Z">
            <w:rPr>
              <w:rFonts w:ascii="Arial" w:hAnsi="Arial" w:cs="Arial"/>
              <w:position w:val="-18"/>
              <w:lang w:val="pl-PL"/>
            </w:rPr>
          </w:rPrChange>
        </w:rPr>
        <w:object w:dxaOrig="7420" w:dyaOrig="480" w14:anchorId="5E427D2D">
          <v:shape id="_x0000_i1056" type="#_x0000_t75" style="width:371.25pt;height:24pt" o:ole="">
            <v:imagedata r:id="rId47" o:title=""/>
          </v:shape>
          <o:OLEObject Type="Embed" ProgID="Equation.DSMT4" ShapeID="_x0000_i1056" DrawAspect="Content" ObjectID="_1808901840" r:id="rId48"/>
        </w:object>
      </w:r>
      <w:ins w:id="2" w:author="Chojnacki Andrzej" w:date="2025-05-16T11:54:00Z" w16du:dateUtc="2025-05-16T09:54:00Z">
        <w:r>
          <w:rPr>
            <w:rFonts w:ascii="Arial" w:hAnsi="Arial" w:cs="Arial"/>
            <w:lang w:val="pl-PL"/>
          </w:rPr>
          <w:t xml:space="preserve"> było coś innego</w:t>
        </w:r>
      </w:ins>
    </w:p>
    <w:p w14:paraId="7B7A0E10" w14:textId="77777777" w:rsidR="00C32C3C" w:rsidRPr="00C32C3C" w:rsidRDefault="00C32C3C" w:rsidP="00C32C3C">
      <w:pPr>
        <w:pStyle w:val="Akapitzlist"/>
        <w:jc w:val="both"/>
        <w:rPr>
          <w:rFonts w:ascii="Arial" w:hAnsi="Arial" w:cs="Arial"/>
          <w:lang w:val="pl-PL"/>
        </w:rPr>
      </w:pPr>
    </w:p>
    <w:p w14:paraId="70C1D93C" w14:textId="3337B34C" w:rsidR="002F3C23" w:rsidRDefault="00DA2291" w:rsidP="001A703C">
      <w:pPr>
        <w:pStyle w:val="Akapitzlist"/>
        <w:jc w:val="both"/>
        <w:rPr>
          <w:rFonts w:ascii="Arial" w:hAnsi="Arial" w:cs="Arial"/>
          <w:lang w:val="pl-PL"/>
        </w:rPr>
      </w:pPr>
      <w:r>
        <w:rPr>
          <w:rFonts w:ascii="Arial" w:hAnsi="Arial" w:cs="Arial"/>
          <w:lang w:val="pl-PL"/>
        </w:rPr>
        <w:t>Dopuszczalne</w:t>
      </w:r>
      <w:r w:rsidR="00ED057E">
        <w:rPr>
          <w:rFonts w:ascii="Arial" w:hAnsi="Arial" w:cs="Arial"/>
          <w:lang w:val="pl-PL"/>
        </w:rPr>
        <w:t xml:space="preserve"> wartości z</w:t>
      </w:r>
      <w:r w:rsidR="008E71B6">
        <w:rPr>
          <w:rFonts w:ascii="Arial" w:hAnsi="Arial" w:cs="Arial"/>
          <w:lang w:val="pl-PL"/>
        </w:rPr>
        <w:t>mienn</w:t>
      </w:r>
      <w:r w:rsidR="00ED057E">
        <w:rPr>
          <w:rFonts w:ascii="Arial" w:hAnsi="Arial" w:cs="Arial"/>
          <w:lang w:val="pl-PL"/>
        </w:rPr>
        <w:t>ej</w:t>
      </w:r>
      <w:r w:rsidR="008E71B6">
        <w:rPr>
          <w:rFonts w:ascii="Arial" w:hAnsi="Arial" w:cs="Arial"/>
          <w:lang w:val="pl-PL"/>
        </w:rPr>
        <w:t xml:space="preserve"> decyzyjn</w:t>
      </w:r>
      <w:r w:rsidR="00ED057E">
        <w:rPr>
          <w:rFonts w:ascii="Arial" w:hAnsi="Arial" w:cs="Arial"/>
          <w:lang w:val="pl-PL"/>
        </w:rPr>
        <w:t>ej</w:t>
      </w:r>
      <w:r w:rsidR="008E71B6">
        <w:rPr>
          <w:rFonts w:ascii="Arial" w:hAnsi="Arial" w:cs="Arial"/>
          <w:lang w:val="pl-PL"/>
        </w:rPr>
        <w:t xml:space="preserve">: </w:t>
      </w:r>
      <w:ins w:id="3" w:author="Chojnacki Andrzej" w:date="2025-05-16T11:54:00Z" w16du:dateUtc="2025-05-16T09:54:00Z">
        <w:r w:rsidR="00D72D21">
          <w:rPr>
            <w:rFonts w:ascii="Arial" w:hAnsi="Arial" w:cs="Arial"/>
            <w:lang w:val="pl-PL"/>
          </w:rPr>
          <w:t>zbiór</w:t>
        </w:r>
      </w:ins>
    </w:p>
    <w:p w14:paraId="175B6BA0" w14:textId="3CC9D9A4" w:rsidR="006D2AEE" w:rsidRDefault="00E07FB8" w:rsidP="009E4343">
      <w:pPr>
        <w:pStyle w:val="Akapitzlist"/>
        <w:jc w:val="both"/>
        <w:rPr>
          <w:rFonts w:ascii="Arial" w:hAnsi="Arial" w:cs="Arial"/>
          <w:lang w:val="pl-PL"/>
        </w:rPr>
      </w:pPr>
      <w:r w:rsidRPr="00E07FB8">
        <w:rPr>
          <w:rFonts w:ascii="Arial" w:hAnsi="Arial" w:cs="Arial"/>
          <w:position w:val="-30"/>
          <w:lang w:val="pl-PL"/>
        </w:rPr>
        <w:object w:dxaOrig="4360" w:dyaOrig="720" w14:anchorId="00F5EFDB">
          <v:shape id="_x0000_i1049" type="#_x0000_t75" style="width:218.25pt;height:35.25pt" o:ole="">
            <v:imagedata r:id="rId49" o:title=""/>
          </v:shape>
          <o:OLEObject Type="Embed" ProgID="Equation.DSMT4" ShapeID="_x0000_i1049" DrawAspect="Content" ObjectID="_1808901841" r:id="rId50"/>
        </w:object>
      </w:r>
    </w:p>
    <w:p w14:paraId="46BAFECF" w14:textId="77777777" w:rsidR="009E4343" w:rsidRPr="009E4343" w:rsidRDefault="009E4343" w:rsidP="009E4343">
      <w:pPr>
        <w:pStyle w:val="Akapitzlist"/>
        <w:jc w:val="both"/>
        <w:rPr>
          <w:rFonts w:ascii="Arial" w:hAnsi="Arial" w:cs="Arial"/>
          <w:lang w:val="pl-PL"/>
        </w:rPr>
      </w:pPr>
    </w:p>
    <w:p w14:paraId="08DCADC5" w14:textId="6CA93594" w:rsidR="006D2AEE" w:rsidRDefault="006D2AEE" w:rsidP="001A703C">
      <w:pPr>
        <w:pStyle w:val="Akapitzlist"/>
        <w:jc w:val="both"/>
        <w:rPr>
          <w:rFonts w:ascii="Arial" w:hAnsi="Arial" w:cs="Arial"/>
          <w:lang w:val="pl-PL"/>
        </w:rPr>
      </w:pPr>
      <w:r>
        <w:rPr>
          <w:rFonts w:ascii="Arial" w:hAnsi="Arial" w:cs="Arial"/>
          <w:lang w:val="pl-PL"/>
        </w:rPr>
        <w:t>Możliwa wartość kryterium:</w:t>
      </w:r>
    </w:p>
    <w:p w14:paraId="59C7EDDB" w14:textId="491E60D6" w:rsidR="00DE1118" w:rsidRDefault="00DE1118" w:rsidP="00DE1118">
      <w:pPr>
        <w:pStyle w:val="Akapitzlist"/>
        <w:jc w:val="both"/>
        <w:rPr>
          <w:rFonts w:ascii="Arial" w:hAnsi="Arial" w:cs="Arial"/>
          <w:lang w:val="pl-PL"/>
        </w:rPr>
      </w:pPr>
      <w:r w:rsidRPr="00DE1118">
        <w:rPr>
          <w:rFonts w:ascii="Arial" w:hAnsi="Arial" w:cs="Arial"/>
          <w:lang w:val="pl-PL"/>
        </w:rPr>
        <w:t xml:space="preserve">Występuje tylko jedno kryterium, więc </w:t>
      </w:r>
      <w:r w:rsidR="009E4343">
        <w:rPr>
          <w:rFonts w:ascii="Arial" w:hAnsi="Arial" w:cs="Arial"/>
          <w:lang w:val="pl-PL"/>
        </w:rPr>
        <w:t>tworzenie zbioru nie jest potrzebne.</w:t>
      </w:r>
    </w:p>
    <w:p w14:paraId="050BF8C9" w14:textId="77777777" w:rsidR="009E4343" w:rsidRDefault="009E4343" w:rsidP="00DE1118">
      <w:pPr>
        <w:pStyle w:val="Akapitzlist"/>
        <w:jc w:val="both"/>
        <w:rPr>
          <w:rFonts w:ascii="Arial" w:hAnsi="Arial" w:cs="Arial"/>
          <w:lang w:val="pl-PL"/>
        </w:rPr>
      </w:pPr>
    </w:p>
    <w:p w14:paraId="3B2736F6" w14:textId="2AF0C475" w:rsidR="00CF4C66" w:rsidRDefault="00CF4C66" w:rsidP="00CF4C66">
      <w:pPr>
        <w:pStyle w:val="Akapitzlist"/>
        <w:numPr>
          <w:ilvl w:val="0"/>
          <w:numId w:val="7"/>
        </w:numPr>
        <w:jc w:val="both"/>
        <w:rPr>
          <w:rFonts w:ascii="Arial" w:hAnsi="Arial" w:cs="Arial"/>
          <w:lang w:val="pl-PL"/>
        </w:rPr>
      </w:pPr>
      <w:r w:rsidRPr="00CF4C66">
        <w:rPr>
          <w:rFonts w:ascii="Arial" w:hAnsi="Arial" w:cs="Arial"/>
          <w:lang w:val="pl-PL"/>
        </w:rPr>
        <w:t>Definicję funkcji oceny osiągnięcia celu wraz z uzasadnieniem</w:t>
      </w:r>
      <w:r>
        <w:rPr>
          <w:rFonts w:ascii="Arial" w:hAnsi="Arial" w:cs="Arial"/>
          <w:lang w:val="pl-PL"/>
        </w:rPr>
        <w:t>:</w:t>
      </w:r>
    </w:p>
    <w:p w14:paraId="2BCF3B3F" w14:textId="77777777" w:rsidR="00CF4C66" w:rsidRDefault="00CF4C66" w:rsidP="00CF4C66">
      <w:pPr>
        <w:pStyle w:val="Akapitzlist"/>
        <w:jc w:val="both"/>
        <w:rPr>
          <w:rFonts w:ascii="Arial" w:hAnsi="Arial" w:cs="Arial"/>
          <w:lang w:val="pl-PL"/>
        </w:rPr>
      </w:pPr>
    </w:p>
    <w:p w14:paraId="26B09237" w14:textId="6CCD2E19" w:rsidR="00CF4C66" w:rsidRDefault="00EC286D" w:rsidP="00CF4C66">
      <w:pPr>
        <w:pStyle w:val="Akapitzlist"/>
        <w:jc w:val="both"/>
        <w:rPr>
          <w:rFonts w:ascii="Arial" w:hAnsi="Arial" w:cs="Arial"/>
          <w:lang w:val="pl-PL"/>
        </w:rPr>
      </w:pPr>
      <w:r>
        <w:rPr>
          <w:rFonts w:ascii="Arial" w:hAnsi="Arial" w:cs="Arial"/>
          <w:lang w:val="pl-PL"/>
        </w:rPr>
        <w:t>Dlatego</w:t>
      </w:r>
      <w:r w:rsidR="00291774">
        <w:rPr>
          <w:rFonts w:ascii="Arial" w:hAnsi="Arial" w:cs="Arial"/>
          <w:lang w:val="pl-PL"/>
        </w:rPr>
        <w:t>, że ma</w:t>
      </w:r>
      <w:r w:rsidR="00291774" w:rsidRPr="00D72D21">
        <w:rPr>
          <w:rFonts w:ascii="Arial" w:hAnsi="Arial" w:cs="Arial"/>
          <w:highlight w:val="yellow"/>
          <w:lang w:val="pl-PL"/>
          <w:rPrChange w:id="4" w:author="Chojnacki Andrzej" w:date="2025-05-16T11:54:00Z" w16du:dateUtc="2025-05-16T09:54:00Z">
            <w:rPr>
              <w:rFonts w:ascii="Arial" w:hAnsi="Arial" w:cs="Arial"/>
              <w:lang w:val="pl-PL"/>
            </w:rPr>
          </w:rPrChange>
        </w:rPr>
        <w:t>my</w:t>
      </w:r>
      <w:ins w:id="5" w:author="Chojnacki Andrzej" w:date="2025-05-16T11:54:00Z" w16du:dateUtc="2025-05-16T09:54:00Z">
        <w:r w:rsidR="00D72D21">
          <w:rPr>
            <w:rFonts w:ascii="Arial" w:hAnsi="Arial" w:cs="Arial"/>
            <w:lang w:val="pl-PL"/>
          </w:rPr>
          <w:t xml:space="preserve"> „my”, czyli kto?</w:t>
        </w:r>
      </w:ins>
      <w:r w:rsidR="00291774">
        <w:rPr>
          <w:rFonts w:ascii="Arial" w:hAnsi="Arial" w:cs="Arial"/>
          <w:lang w:val="pl-PL"/>
        </w:rPr>
        <w:t xml:space="preserve"> jeden kryterium definicja funkcji osiągnięcia celu nie jest potrzebna.</w:t>
      </w:r>
    </w:p>
    <w:p w14:paraId="0EA4D08B" w14:textId="77777777" w:rsidR="00AF5D33" w:rsidRDefault="00AF5D33" w:rsidP="00CF4C66">
      <w:pPr>
        <w:pStyle w:val="Akapitzlist"/>
        <w:jc w:val="both"/>
        <w:rPr>
          <w:rFonts w:ascii="Arial" w:hAnsi="Arial" w:cs="Arial"/>
          <w:lang w:val="pl-PL"/>
        </w:rPr>
      </w:pPr>
    </w:p>
    <w:p w14:paraId="78A64990" w14:textId="677F1352" w:rsidR="00AF5D33" w:rsidRDefault="00AF5D33" w:rsidP="00AF5D33">
      <w:pPr>
        <w:pStyle w:val="Akapitzlist"/>
        <w:numPr>
          <w:ilvl w:val="0"/>
          <w:numId w:val="7"/>
        </w:numPr>
        <w:jc w:val="both"/>
        <w:rPr>
          <w:rFonts w:ascii="Arial" w:hAnsi="Arial" w:cs="Arial"/>
          <w:lang w:val="pl-PL"/>
        </w:rPr>
      </w:pPr>
      <w:r>
        <w:rPr>
          <w:rFonts w:ascii="Arial" w:hAnsi="Arial" w:cs="Arial"/>
          <w:lang w:val="pl-PL"/>
        </w:rPr>
        <w:t>Sformu</w:t>
      </w:r>
      <w:r w:rsidR="00044D46">
        <w:rPr>
          <w:rFonts w:ascii="Arial" w:hAnsi="Arial" w:cs="Arial"/>
          <w:lang w:val="pl-PL"/>
        </w:rPr>
        <w:t>łowanie</w:t>
      </w:r>
      <w:r w:rsidRPr="00AF5D33">
        <w:rPr>
          <w:rFonts w:ascii="Arial" w:hAnsi="Arial" w:cs="Arial"/>
        </w:rPr>
        <w:t xml:space="preserve"> </w:t>
      </w:r>
      <w:r w:rsidR="00044D46">
        <w:rPr>
          <w:rFonts w:ascii="Arial" w:hAnsi="Arial" w:cs="Arial"/>
          <w:lang w:val="pl-PL"/>
        </w:rPr>
        <w:t>ogólnego</w:t>
      </w:r>
      <w:r w:rsidRPr="00AF5D33">
        <w:rPr>
          <w:rFonts w:ascii="Arial" w:hAnsi="Arial" w:cs="Arial"/>
        </w:rPr>
        <w:t xml:space="preserve"> </w:t>
      </w:r>
      <w:r w:rsidR="00044D46">
        <w:rPr>
          <w:rFonts w:ascii="Arial" w:hAnsi="Arial" w:cs="Arial"/>
          <w:lang w:val="pl-PL"/>
        </w:rPr>
        <w:t>zadania</w:t>
      </w:r>
      <w:r w:rsidRPr="00AF5D33">
        <w:rPr>
          <w:rFonts w:ascii="Arial" w:hAnsi="Arial" w:cs="Arial"/>
        </w:rPr>
        <w:t xml:space="preserve"> </w:t>
      </w:r>
      <w:r w:rsidR="00044D46">
        <w:rPr>
          <w:rFonts w:ascii="Arial" w:hAnsi="Arial" w:cs="Arial"/>
          <w:lang w:val="pl-PL"/>
        </w:rPr>
        <w:t>optymalizacyjnego:</w:t>
      </w:r>
    </w:p>
    <w:p w14:paraId="71117F77" w14:textId="77777777" w:rsidR="00044D46" w:rsidRDefault="00044D46" w:rsidP="00044D46">
      <w:pPr>
        <w:pStyle w:val="Akapitzlist"/>
        <w:jc w:val="both"/>
        <w:rPr>
          <w:rFonts w:ascii="Arial" w:hAnsi="Arial" w:cs="Arial"/>
          <w:lang w:val="pl-PL"/>
        </w:rPr>
      </w:pPr>
    </w:p>
    <w:p w14:paraId="7DDF8E39" w14:textId="3A12EF3F" w:rsidR="00F77175" w:rsidRDefault="009E68F6" w:rsidP="003776A1">
      <w:pPr>
        <w:pStyle w:val="Akapitzlist"/>
        <w:jc w:val="both"/>
        <w:rPr>
          <w:rFonts w:ascii="Arial" w:hAnsi="Arial" w:cs="Arial"/>
          <w:lang w:val="pl-PL"/>
        </w:rPr>
      </w:pPr>
      <w:r>
        <w:rPr>
          <w:rFonts w:ascii="Arial" w:hAnsi="Arial" w:cs="Arial"/>
          <w:lang w:val="pl-PL"/>
        </w:rPr>
        <w:lastRenderedPageBreak/>
        <w:t>Dla danych</w:t>
      </w:r>
      <w:r w:rsidR="00C32C3C">
        <w:rPr>
          <w:rFonts w:ascii="Arial" w:hAnsi="Arial" w:cs="Arial"/>
          <w:lang w:val="pl-PL"/>
        </w:rPr>
        <w:t xml:space="preserve"> </w:t>
      </w:r>
      <w:r w:rsidR="006644CF" w:rsidRPr="006644CF">
        <w:rPr>
          <w:rFonts w:ascii="Arial" w:hAnsi="Arial" w:cs="Arial"/>
          <w:position w:val="-16"/>
          <w:lang w:val="pl-PL"/>
        </w:rPr>
        <w:object w:dxaOrig="3000" w:dyaOrig="440" w14:anchorId="2AA98E5E">
          <v:shape id="_x0000_i1050" type="#_x0000_t75" style="width:150pt;height:21.75pt" o:ole="">
            <v:imagedata r:id="rId51" o:title=""/>
          </v:shape>
          <o:OLEObject Type="Embed" ProgID="Equation.DSMT4" ShapeID="_x0000_i1050" DrawAspect="Content" ObjectID="_1808901842" r:id="rId52"/>
        </w:object>
      </w:r>
    </w:p>
    <w:p w14:paraId="2609D4AF" w14:textId="7A0288E2" w:rsidR="006644CF" w:rsidRPr="00D72D21" w:rsidRDefault="006644CF" w:rsidP="003776A1">
      <w:pPr>
        <w:pStyle w:val="Akapitzlist"/>
        <w:jc w:val="both"/>
        <w:rPr>
          <w:rFonts w:ascii="Arial" w:hAnsi="Arial" w:cs="Arial"/>
          <w:lang w:val="pl-PL"/>
        </w:rPr>
      </w:pPr>
      <w:r w:rsidRPr="00D72D21">
        <w:rPr>
          <w:position w:val="-18"/>
          <w:highlight w:val="yellow"/>
          <w:rPrChange w:id="6" w:author="Chojnacki Andrzej" w:date="2025-05-16T11:55:00Z" w16du:dateUtc="2025-05-16T09:55:00Z">
            <w:rPr>
              <w:position w:val="-18"/>
            </w:rPr>
          </w:rPrChange>
        </w:rPr>
        <w:object w:dxaOrig="7200" w:dyaOrig="480" w14:anchorId="32BB95BF">
          <v:shape id="_x0000_i1051" type="#_x0000_t75" style="width:5in;height:24pt" o:ole="">
            <v:imagedata r:id="rId53" o:title=""/>
          </v:shape>
          <o:OLEObject Type="Embed" ProgID="Equation.DSMT4" ShapeID="_x0000_i1051" DrawAspect="Content" ObjectID="_1808901843" r:id="rId54"/>
        </w:object>
      </w:r>
      <w:ins w:id="7" w:author="Chojnacki Andrzej" w:date="2025-05-16T11:55:00Z" w16du:dateUtc="2025-05-16T09:55:00Z">
        <w:r w:rsidR="00D72D21">
          <w:rPr>
            <w:lang w:val="pl-PL"/>
          </w:rPr>
          <w:t xml:space="preserve"> j.w.</w:t>
        </w:r>
      </w:ins>
    </w:p>
    <w:p w14:paraId="27D1B2D0" w14:textId="77777777" w:rsidR="003776A1" w:rsidRDefault="00344D27" w:rsidP="003776A1">
      <w:pPr>
        <w:pStyle w:val="Akapitzlist"/>
        <w:jc w:val="both"/>
        <w:rPr>
          <w:rFonts w:ascii="Arial" w:hAnsi="Arial" w:cs="Arial"/>
          <w:lang w:val="pl-PL"/>
        </w:rPr>
      </w:pPr>
      <w:r>
        <w:rPr>
          <w:rFonts w:ascii="Arial" w:hAnsi="Arial" w:cs="Arial"/>
          <w:lang w:val="pl-PL"/>
        </w:rPr>
        <w:t>w</w:t>
      </w:r>
      <w:r w:rsidR="00F4245E">
        <w:rPr>
          <w:rFonts w:ascii="Arial" w:hAnsi="Arial" w:cs="Arial"/>
          <w:lang w:val="pl-PL"/>
        </w:rPr>
        <w:t>yznaczyć takie</w:t>
      </w:r>
      <w:r w:rsidR="003776A1">
        <w:rPr>
          <w:rFonts w:ascii="Arial" w:hAnsi="Arial" w:cs="Arial"/>
          <w:lang w:val="pl-PL"/>
        </w:rPr>
        <w:t xml:space="preserve"> </w:t>
      </w:r>
      <w:r w:rsidR="003776A1" w:rsidRPr="003776A1">
        <w:rPr>
          <w:rFonts w:ascii="Arial" w:hAnsi="Arial" w:cs="Arial"/>
          <w:position w:val="-18"/>
          <w:lang w:val="pl-PL"/>
        </w:rPr>
        <w:object w:dxaOrig="999" w:dyaOrig="460" w14:anchorId="69112AEE">
          <v:shape id="_x0000_i1052" type="#_x0000_t75" style="width:50.25pt;height:23.25pt" o:ole="">
            <v:imagedata r:id="rId55" o:title=""/>
          </v:shape>
          <o:OLEObject Type="Embed" ProgID="Equation.DSMT4" ShapeID="_x0000_i1052" DrawAspect="Content" ObjectID="_1808901844" r:id="rId56"/>
        </w:object>
      </w:r>
      <w:r w:rsidR="003776A1">
        <w:rPr>
          <w:rFonts w:ascii="Arial" w:hAnsi="Arial" w:cs="Arial"/>
          <w:lang w:val="pl-PL"/>
        </w:rPr>
        <w:t xml:space="preserve"> </w:t>
      </w:r>
      <w:r w:rsidR="0087292B">
        <w:rPr>
          <w:rFonts w:ascii="Arial" w:hAnsi="Arial" w:cs="Arial"/>
          <w:lang w:val="pl-PL"/>
        </w:rPr>
        <w:t>aby</w:t>
      </w:r>
      <w:r w:rsidR="00077FF0">
        <w:rPr>
          <w:rFonts w:ascii="Arial" w:hAnsi="Arial" w:cs="Arial"/>
          <w:lang w:val="pl-PL"/>
        </w:rPr>
        <w:t xml:space="preserve"> </w:t>
      </w:r>
      <w:r w:rsidR="003776A1" w:rsidRPr="003776A1">
        <w:rPr>
          <w:rFonts w:ascii="Arial" w:hAnsi="Arial" w:cs="Arial"/>
          <w:position w:val="-28"/>
          <w:lang w:val="pl-PL"/>
        </w:rPr>
        <w:object w:dxaOrig="2340" w:dyaOrig="680" w14:anchorId="0B69CAC4">
          <v:shape id="_x0000_i1053" type="#_x0000_t75" style="width:117pt;height:33.75pt" o:ole="">
            <v:imagedata r:id="rId57" o:title=""/>
          </v:shape>
          <o:OLEObject Type="Embed" ProgID="Equation.DSMT4" ShapeID="_x0000_i1053" DrawAspect="Content" ObjectID="_1808901845" r:id="rId58"/>
        </w:object>
      </w:r>
      <w:r w:rsidR="00EC7745">
        <w:rPr>
          <w:rFonts w:ascii="Arial" w:hAnsi="Arial" w:cs="Arial"/>
          <w:lang w:val="pl-PL"/>
        </w:rPr>
        <w:t xml:space="preserve"> </w:t>
      </w:r>
    </w:p>
    <w:p w14:paraId="05A64AE2" w14:textId="5FC8CF11" w:rsidR="00BE09D8" w:rsidRDefault="00BE09D8" w:rsidP="00FF2605">
      <w:pPr>
        <w:pStyle w:val="Akapitzlist"/>
        <w:jc w:val="both"/>
        <w:rPr>
          <w:ins w:id="8" w:author="Chojnacki Andrzej" w:date="2025-05-16T11:55:00Z" w16du:dateUtc="2025-05-16T09:55:00Z"/>
          <w:rFonts w:ascii="Arial" w:hAnsi="Arial" w:cs="Arial"/>
          <w:lang w:val="pl-PL"/>
        </w:rPr>
      </w:pPr>
      <w:r w:rsidRPr="003776A1">
        <w:rPr>
          <w:rFonts w:ascii="Arial" w:hAnsi="Arial" w:cs="Arial"/>
          <w:lang w:val="pl-PL"/>
        </w:rPr>
        <w:t>gdzie</w:t>
      </w:r>
      <w:r w:rsidR="00FF2605">
        <w:rPr>
          <w:rFonts w:ascii="Arial" w:hAnsi="Arial" w:cs="Arial"/>
          <w:lang w:val="pl-PL"/>
        </w:rPr>
        <w:t xml:space="preserve"> </w:t>
      </w:r>
      <w:r w:rsidR="003402AC" w:rsidRPr="003402AC">
        <w:rPr>
          <w:rFonts w:ascii="Arial" w:hAnsi="Arial" w:cs="Arial"/>
          <w:position w:val="-30"/>
          <w:lang w:val="pl-PL"/>
        </w:rPr>
        <w:object w:dxaOrig="4360" w:dyaOrig="720" w14:anchorId="01E0132A">
          <v:shape id="_x0000_i1054" type="#_x0000_t75" style="width:218.25pt;height:35.25pt" o:ole="">
            <v:imagedata r:id="rId59" o:title=""/>
          </v:shape>
          <o:OLEObject Type="Embed" ProgID="Equation.DSMT4" ShapeID="_x0000_i1054" DrawAspect="Content" ObjectID="_1808901846" r:id="rId60"/>
        </w:object>
      </w:r>
    </w:p>
    <w:p w14:paraId="42E0E831" w14:textId="4A4E829C" w:rsidR="00D72D21" w:rsidRPr="00FF2605" w:rsidRDefault="00D72D21" w:rsidP="00FF2605">
      <w:pPr>
        <w:pStyle w:val="Akapitzlist"/>
        <w:jc w:val="both"/>
        <w:rPr>
          <w:rFonts w:ascii="Arial" w:hAnsi="Arial" w:cs="Arial"/>
          <w:lang w:val="pl-PL"/>
        </w:rPr>
      </w:pPr>
      <w:ins w:id="9" w:author="Chojnacki Andrzej" w:date="2025-05-16T11:55:00Z" w16du:dateUtc="2025-05-16T09:55:00Z">
        <w:r>
          <w:rPr>
            <w:rFonts w:ascii="Arial" w:hAnsi="Arial" w:cs="Arial"/>
            <w:lang w:val="pl-PL"/>
          </w:rPr>
          <w:t>Pracę w tej postaci oceniam na 4</w:t>
        </w:r>
      </w:ins>
      <w:ins w:id="10" w:author="Chojnacki Andrzej" w:date="2025-05-16T11:56:00Z" w16du:dateUtc="2025-05-16T09:56:00Z">
        <w:r>
          <w:rPr>
            <w:rFonts w:ascii="Arial" w:hAnsi="Arial" w:cs="Arial"/>
            <w:lang w:val="pl-PL"/>
          </w:rPr>
          <w:t>,5</w:t>
        </w:r>
      </w:ins>
      <w:ins w:id="11" w:author="Chojnacki Andrzej" w:date="2025-05-16T11:55:00Z" w16du:dateUtc="2025-05-16T09:55:00Z">
        <w:r>
          <w:rPr>
            <w:rFonts w:ascii="Arial" w:hAnsi="Arial" w:cs="Arial"/>
            <w:lang w:val="pl-PL"/>
          </w:rPr>
          <w:t xml:space="preserve"> (DB</w:t>
        </w:r>
      </w:ins>
      <w:ins w:id="12" w:author="Chojnacki Andrzej" w:date="2025-05-16T11:56:00Z" w16du:dateUtc="2025-05-16T09:56:00Z">
        <w:r>
          <w:rPr>
            <w:rFonts w:ascii="Arial" w:hAnsi="Arial" w:cs="Arial"/>
            <w:lang w:val="pl-PL"/>
          </w:rPr>
          <w:t>+</w:t>
        </w:r>
      </w:ins>
      <w:ins w:id="13" w:author="Chojnacki Andrzej" w:date="2025-05-16T11:55:00Z" w16du:dateUtc="2025-05-16T09:55:00Z">
        <w:r>
          <w:rPr>
            <w:rFonts w:ascii="Arial" w:hAnsi="Arial" w:cs="Arial"/>
            <w:lang w:val="pl-PL"/>
          </w:rPr>
          <w:t>). Ma Pan jeszcze jedną możliwość poprawy.</w:t>
        </w:r>
      </w:ins>
    </w:p>
    <w:sectPr w:rsidR="00D72D21" w:rsidRPr="00FF26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alt="Название: p subscript n - описание: {&quot;mathml&quot;:&quot;&lt;math style=\&quot;font-family:stix;font-size:12px;\&quot; xmlns=\&quot;http://www.w3.org/1998/Math/MathML\&quot;&gt;&lt;msub&gt;&lt;mi&gt;p&lt;/mi&gt;&lt;mi&gt;n&lt;/mi&gt;&lt;/msub&gt;&lt;/math&gt;&quot;,&quot;origin&quot;:&quot;MathType Legacy&quot;,&quot;version&quot;:&quot;v3.17.2&quot;}" style="width:13.5pt;height:10.5pt;visibility:visible" o:bullet="t">
        <v:imagedata r:id="rId1" o:title=""/>
      </v:shape>
    </w:pict>
  </w:numPicBullet>
  <w:abstractNum w:abstractNumId="0" w15:restartNumberingAfterBreak="0">
    <w:nsid w:val="1CD5516B"/>
    <w:multiLevelType w:val="multilevel"/>
    <w:tmpl w:val="9D5A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F77683"/>
    <w:multiLevelType w:val="multilevel"/>
    <w:tmpl w:val="9486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611A96"/>
    <w:multiLevelType w:val="hybridMultilevel"/>
    <w:tmpl w:val="68A292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DD272C"/>
    <w:multiLevelType w:val="multilevel"/>
    <w:tmpl w:val="0046D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16677A"/>
    <w:multiLevelType w:val="hybridMultilevel"/>
    <w:tmpl w:val="2A8A6E58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11E0849"/>
    <w:multiLevelType w:val="multilevel"/>
    <w:tmpl w:val="0DE2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CC4688"/>
    <w:multiLevelType w:val="hybridMultilevel"/>
    <w:tmpl w:val="94201E90"/>
    <w:lvl w:ilvl="0" w:tplc="8D241F5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3F37505"/>
    <w:multiLevelType w:val="hybridMultilevel"/>
    <w:tmpl w:val="0B9A85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B91DB9"/>
    <w:multiLevelType w:val="multilevel"/>
    <w:tmpl w:val="F974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025979">
    <w:abstractNumId w:val="0"/>
  </w:num>
  <w:num w:numId="2" w16cid:durableId="2068870506">
    <w:abstractNumId w:val="3"/>
  </w:num>
  <w:num w:numId="3" w16cid:durableId="858473974">
    <w:abstractNumId w:val="1"/>
  </w:num>
  <w:num w:numId="4" w16cid:durableId="1002390668">
    <w:abstractNumId w:val="8"/>
  </w:num>
  <w:num w:numId="5" w16cid:durableId="454639513">
    <w:abstractNumId w:val="5"/>
  </w:num>
  <w:num w:numId="6" w16cid:durableId="1491099525">
    <w:abstractNumId w:val="2"/>
  </w:num>
  <w:num w:numId="7" w16cid:durableId="386104457">
    <w:abstractNumId w:val="7"/>
  </w:num>
  <w:num w:numId="8" w16cid:durableId="629945298">
    <w:abstractNumId w:val="6"/>
  </w:num>
  <w:num w:numId="9" w16cid:durableId="681661529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Chojnacki Andrzej">
    <w15:presenceInfo w15:providerId="AD" w15:userId="S::andrzej.chojnacki@wat.edu.pl::66e67d5d-d8ca-4a6c-8e1f-74ddb2d9548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4E6"/>
    <w:rsid w:val="00024DC2"/>
    <w:rsid w:val="00027C88"/>
    <w:rsid w:val="0004344C"/>
    <w:rsid w:val="00044D46"/>
    <w:rsid w:val="00053112"/>
    <w:rsid w:val="00062560"/>
    <w:rsid w:val="00065085"/>
    <w:rsid w:val="000705F5"/>
    <w:rsid w:val="00077FF0"/>
    <w:rsid w:val="0008745D"/>
    <w:rsid w:val="00094527"/>
    <w:rsid w:val="000A74D0"/>
    <w:rsid w:val="000B1C69"/>
    <w:rsid w:val="000C4E46"/>
    <w:rsid w:val="000E0261"/>
    <w:rsid w:val="000F3FDC"/>
    <w:rsid w:val="000F65DE"/>
    <w:rsid w:val="000F78FB"/>
    <w:rsid w:val="00116242"/>
    <w:rsid w:val="00117B02"/>
    <w:rsid w:val="00137E04"/>
    <w:rsid w:val="00147BD9"/>
    <w:rsid w:val="0015110E"/>
    <w:rsid w:val="0016193C"/>
    <w:rsid w:val="0016382D"/>
    <w:rsid w:val="00172C21"/>
    <w:rsid w:val="00174423"/>
    <w:rsid w:val="00177BCF"/>
    <w:rsid w:val="00184391"/>
    <w:rsid w:val="00185BFF"/>
    <w:rsid w:val="0019345B"/>
    <w:rsid w:val="00194B42"/>
    <w:rsid w:val="00196302"/>
    <w:rsid w:val="001A53BF"/>
    <w:rsid w:val="001A703C"/>
    <w:rsid w:val="001B4B02"/>
    <w:rsid w:val="001B599A"/>
    <w:rsid w:val="001C1B8E"/>
    <w:rsid w:val="001C200B"/>
    <w:rsid w:val="001C3DE2"/>
    <w:rsid w:val="001C60A7"/>
    <w:rsid w:val="001E2F0F"/>
    <w:rsid w:val="001F2ACB"/>
    <w:rsid w:val="002061FD"/>
    <w:rsid w:val="002134BF"/>
    <w:rsid w:val="002231F4"/>
    <w:rsid w:val="0023089D"/>
    <w:rsid w:val="00235200"/>
    <w:rsid w:val="00241702"/>
    <w:rsid w:val="00266426"/>
    <w:rsid w:val="00276A23"/>
    <w:rsid w:val="00282BD0"/>
    <w:rsid w:val="00285375"/>
    <w:rsid w:val="00291774"/>
    <w:rsid w:val="00297E55"/>
    <w:rsid w:val="002A61E2"/>
    <w:rsid w:val="002C234E"/>
    <w:rsid w:val="002C340B"/>
    <w:rsid w:val="002C7B13"/>
    <w:rsid w:val="002C7B56"/>
    <w:rsid w:val="002D0729"/>
    <w:rsid w:val="002D251B"/>
    <w:rsid w:val="002D3C66"/>
    <w:rsid w:val="002D43C3"/>
    <w:rsid w:val="002D6B31"/>
    <w:rsid w:val="002F3C23"/>
    <w:rsid w:val="002F6E7E"/>
    <w:rsid w:val="00300006"/>
    <w:rsid w:val="003003BA"/>
    <w:rsid w:val="003034BC"/>
    <w:rsid w:val="00303531"/>
    <w:rsid w:val="00305436"/>
    <w:rsid w:val="00305A2B"/>
    <w:rsid w:val="00312D2B"/>
    <w:rsid w:val="003144B0"/>
    <w:rsid w:val="00320132"/>
    <w:rsid w:val="00320DD9"/>
    <w:rsid w:val="00332807"/>
    <w:rsid w:val="003402AC"/>
    <w:rsid w:val="00344738"/>
    <w:rsid w:val="00344D27"/>
    <w:rsid w:val="003714A5"/>
    <w:rsid w:val="003776A1"/>
    <w:rsid w:val="0038562B"/>
    <w:rsid w:val="003B53E9"/>
    <w:rsid w:val="003C3B4E"/>
    <w:rsid w:val="003C5D8C"/>
    <w:rsid w:val="003C754A"/>
    <w:rsid w:val="003F0DD0"/>
    <w:rsid w:val="00405691"/>
    <w:rsid w:val="004139FF"/>
    <w:rsid w:val="00424ACA"/>
    <w:rsid w:val="00425341"/>
    <w:rsid w:val="004271D1"/>
    <w:rsid w:val="00433D10"/>
    <w:rsid w:val="00433FD7"/>
    <w:rsid w:val="004428AF"/>
    <w:rsid w:val="00442BD5"/>
    <w:rsid w:val="0044699F"/>
    <w:rsid w:val="00465C7E"/>
    <w:rsid w:val="00472CE2"/>
    <w:rsid w:val="00473B5D"/>
    <w:rsid w:val="0049153D"/>
    <w:rsid w:val="00495937"/>
    <w:rsid w:val="004A49C3"/>
    <w:rsid w:val="004C4D9D"/>
    <w:rsid w:val="004C5C17"/>
    <w:rsid w:val="004E7CDD"/>
    <w:rsid w:val="004F1ED1"/>
    <w:rsid w:val="00502B7A"/>
    <w:rsid w:val="00530223"/>
    <w:rsid w:val="00530F7D"/>
    <w:rsid w:val="00541B44"/>
    <w:rsid w:val="005450A1"/>
    <w:rsid w:val="005533FF"/>
    <w:rsid w:val="00561B66"/>
    <w:rsid w:val="00571077"/>
    <w:rsid w:val="00574C71"/>
    <w:rsid w:val="005754E3"/>
    <w:rsid w:val="00581B8F"/>
    <w:rsid w:val="005877A1"/>
    <w:rsid w:val="005A683D"/>
    <w:rsid w:val="005B61CD"/>
    <w:rsid w:val="005C045C"/>
    <w:rsid w:val="005C2E29"/>
    <w:rsid w:val="005D092D"/>
    <w:rsid w:val="005D3BD8"/>
    <w:rsid w:val="005E73AB"/>
    <w:rsid w:val="006260C9"/>
    <w:rsid w:val="0063752A"/>
    <w:rsid w:val="006377F9"/>
    <w:rsid w:val="006515F6"/>
    <w:rsid w:val="006620F6"/>
    <w:rsid w:val="006644CF"/>
    <w:rsid w:val="0067050D"/>
    <w:rsid w:val="00673DBF"/>
    <w:rsid w:val="00680B61"/>
    <w:rsid w:val="00683BD3"/>
    <w:rsid w:val="006931BB"/>
    <w:rsid w:val="006950D9"/>
    <w:rsid w:val="006A2C0D"/>
    <w:rsid w:val="006A73AC"/>
    <w:rsid w:val="006B579E"/>
    <w:rsid w:val="006C18BD"/>
    <w:rsid w:val="006C2CD6"/>
    <w:rsid w:val="006C4E4E"/>
    <w:rsid w:val="006C671F"/>
    <w:rsid w:val="006D2AEE"/>
    <w:rsid w:val="006E2951"/>
    <w:rsid w:val="006F28DE"/>
    <w:rsid w:val="00700914"/>
    <w:rsid w:val="00702008"/>
    <w:rsid w:val="00723D39"/>
    <w:rsid w:val="0072577E"/>
    <w:rsid w:val="00734A87"/>
    <w:rsid w:val="007352C8"/>
    <w:rsid w:val="007356A3"/>
    <w:rsid w:val="00736D88"/>
    <w:rsid w:val="00747E6B"/>
    <w:rsid w:val="007524A5"/>
    <w:rsid w:val="00753C3F"/>
    <w:rsid w:val="00760EAA"/>
    <w:rsid w:val="00772E47"/>
    <w:rsid w:val="00774B77"/>
    <w:rsid w:val="00790394"/>
    <w:rsid w:val="007957C9"/>
    <w:rsid w:val="007A2845"/>
    <w:rsid w:val="007A4CE3"/>
    <w:rsid w:val="007A53CC"/>
    <w:rsid w:val="007B08B8"/>
    <w:rsid w:val="007D135A"/>
    <w:rsid w:val="007D5039"/>
    <w:rsid w:val="007D5147"/>
    <w:rsid w:val="007E0753"/>
    <w:rsid w:val="007E316F"/>
    <w:rsid w:val="007E6CF4"/>
    <w:rsid w:val="007E7E5C"/>
    <w:rsid w:val="007F1B2B"/>
    <w:rsid w:val="007F598A"/>
    <w:rsid w:val="007F6B54"/>
    <w:rsid w:val="00801C15"/>
    <w:rsid w:val="00804C85"/>
    <w:rsid w:val="00813040"/>
    <w:rsid w:val="00813FAB"/>
    <w:rsid w:val="00817241"/>
    <w:rsid w:val="00822C4C"/>
    <w:rsid w:val="00836A61"/>
    <w:rsid w:val="00841CCE"/>
    <w:rsid w:val="00847A33"/>
    <w:rsid w:val="0087292B"/>
    <w:rsid w:val="00875091"/>
    <w:rsid w:val="00876666"/>
    <w:rsid w:val="00881E77"/>
    <w:rsid w:val="008868C7"/>
    <w:rsid w:val="00893D20"/>
    <w:rsid w:val="00894F94"/>
    <w:rsid w:val="008952DF"/>
    <w:rsid w:val="008A7827"/>
    <w:rsid w:val="008B3A02"/>
    <w:rsid w:val="008B555F"/>
    <w:rsid w:val="008B7213"/>
    <w:rsid w:val="008C02EF"/>
    <w:rsid w:val="008C273B"/>
    <w:rsid w:val="008D5DF1"/>
    <w:rsid w:val="008D7492"/>
    <w:rsid w:val="008E71B6"/>
    <w:rsid w:val="008F28F7"/>
    <w:rsid w:val="008F5E25"/>
    <w:rsid w:val="0090278C"/>
    <w:rsid w:val="009031A6"/>
    <w:rsid w:val="00912175"/>
    <w:rsid w:val="0091552F"/>
    <w:rsid w:val="00917001"/>
    <w:rsid w:val="00945C39"/>
    <w:rsid w:val="00952F91"/>
    <w:rsid w:val="009767FE"/>
    <w:rsid w:val="009843D1"/>
    <w:rsid w:val="0098670C"/>
    <w:rsid w:val="009872B0"/>
    <w:rsid w:val="0099444D"/>
    <w:rsid w:val="009A042D"/>
    <w:rsid w:val="009A2E67"/>
    <w:rsid w:val="009C6DF2"/>
    <w:rsid w:val="009D031D"/>
    <w:rsid w:val="009D2D1B"/>
    <w:rsid w:val="009D4719"/>
    <w:rsid w:val="009E4343"/>
    <w:rsid w:val="009E676A"/>
    <w:rsid w:val="009E68F6"/>
    <w:rsid w:val="009F3864"/>
    <w:rsid w:val="00A00443"/>
    <w:rsid w:val="00A07F88"/>
    <w:rsid w:val="00A1268D"/>
    <w:rsid w:val="00A14946"/>
    <w:rsid w:val="00A16A70"/>
    <w:rsid w:val="00A171EC"/>
    <w:rsid w:val="00A24854"/>
    <w:rsid w:val="00A33593"/>
    <w:rsid w:val="00A45B4E"/>
    <w:rsid w:val="00A46DBD"/>
    <w:rsid w:val="00A750E0"/>
    <w:rsid w:val="00A759E9"/>
    <w:rsid w:val="00A8427E"/>
    <w:rsid w:val="00A954D1"/>
    <w:rsid w:val="00A96C0C"/>
    <w:rsid w:val="00AA134C"/>
    <w:rsid w:val="00AB5F43"/>
    <w:rsid w:val="00AC45FE"/>
    <w:rsid w:val="00AC6EA4"/>
    <w:rsid w:val="00AD3B11"/>
    <w:rsid w:val="00AD48F9"/>
    <w:rsid w:val="00AD5AA7"/>
    <w:rsid w:val="00AD5C28"/>
    <w:rsid w:val="00AE2DE6"/>
    <w:rsid w:val="00AE4A3A"/>
    <w:rsid w:val="00AE5085"/>
    <w:rsid w:val="00AE74A9"/>
    <w:rsid w:val="00AF5D33"/>
    <w:rsid w:val="00AF60F8"/>
    <w:rsid w:val="00B23A6F"/>
    <w:rsid w:val="00B25599"/>
    <w:rsid w:val="00B3584F"/>
    <w:rsid w:val="00B429D9"/>
    <w:rsid w:val="00B4598B"/>
    <w:rsid w:val="00B46D41"/>
    <w:rsid w:val="00B512B7"/>
    <w:rsid w:val="00B54300"/>
    <w:rsid w:val="00B57DDC"/>
    <w:rsid w:val="00B65A61"/>
    <w:rsid w:val="00B65D24"/>
    <w:rsid w:val="00B826A0"/>
    <w:rsid w:val="00B91360"/>
    <w:rsid w:val="00B97DBF"/>
    <w:rsid w:val="00BA143B"/>
    <w:rsid w:val="00BD65AB"/>
    <w:rsid w:val="00BD6828"/>
    <w:rsid w:val="00BE09D8"/>
    <w:rsid w:val="00BE68EF"/>
    <w:rsid w:val="00BE71B3"/>
    <w:rsid w:val="00BF6100"/>
    <w:rsid w:val="00BF79E5"/>
    <w:rsid w:val="00C076EB"/>
    <w:rsid w:val="00C11C91"/>
    <w:rsid w:val="00C20578"/>
    <w:rsid w:val="00C254F2"/>
    <w:rsid w:val="00C32C3C"/>
    <w:rsid w:val="00C37BEE"/>
    <w:rsid w:val="00C53238"/>
    <w:rsid w:val="00C53CB7"/>
    <w:rsid w:val="00C65CB5"/>
    <w:rsid w:val="00C81F98"/>
    <w:rsid w:val="00CA089F"/>
    <w:rsid w:val="00CB2184"/>
    <w:rsid w:val="00CD7E5A"/>
    <w:rsid w:val="00CE1F88"/>
    <w:rsid w:val="00CE7492"/>
    <w:rsid w:val="00CF40DF"/>
    <w:rsid w:val="00CF4C66"/>
    <w:rsid w:val="00D0185E"/>
    <w:rsid w:val="00D148E3"/>
    <w:rsid w:val="00D16115"/>
    <w:rsid w:val="00D16B7B"/>
    <w:rsid w:val="00D37A46"/>
    <w:rsid w:val="00D400AB"/>
    <w:rsid w:val="00D4568E"/>
    <w:rsid w:val="00D55A1E"/>
    <w:rsid w:val="00D60B0C"/>
    <w:rsid w:val="00D6561A"/>
    <w:rsid w:val="00D67F2F"/>
    <w:rsid w:val="00D70145"/>
    <w:rsid w:val="00D72D21"/>
    <w:rsid w:val="00D75AA0"/>
    <w:rsid w:val="00D92CE3"/>
    <w:rsid w:val="00DA2291"/>
    <w:rsid w:val="00DA4A74"/>
    <w:rsid w:val="00DB2CE5"/>
    <w:rsid w:val="00DC781A"/>
    <w:rsid w:val="00DD67E9"/>
    <w:rsid w:val="00DD717C"/>
    <w:rsid w:val="00DE1118"/>
    <w:rsid w:val="00DF751C"/>
    <w:rsid w:val="00E043EB"/>
    <w:rsid w:val="00E04F23"/>
    <w:rsid w:val="00E07FB8"/>
    <w:rsid w:val="00E27AFF"/>
    <w:rsid w:val="00E32345"/>
    <w:rsid w:val="00E339AB"/>
    <w:rsid w:val="00E44752"/>
    <w:rsid w:val="00E47D88"/>
    <w:rsid w:val="00E50DB9"/>
    <w:rsid w:val="00E539EF"/>
    <w:rsid w:val="00E671BD"/>
    <w:rsid w:val="00E677D0"/>
    <w:rsid w:val="00E80BE2"/>
    <w:rsid w:val="00E86060"/>
    <w:rsid w:val="00E962C8"/>
    <w:rsid w:val="00EA0EC1"/>
    <w:rsid w:val="00EA1B14"/>
    <w:rsid w:val="00EB215F"/>
    <w:rsid w:val="00EB3C5C"/>
    <w:rsid w:val="00EB6AEC"/>
    <w:rsid w:val="00EC26B0"/>
    <w:rsid w:val="00EC2714"/>
    <w:rsid w:val="00EC286D"/>
    <w:rsid w:val="00EC5950"/>
    <w:rsid w:val="00EC7745"/>
    <w:rsid w:val="00ED057E"/>
    <w:rsid w:val="00ED71D2"/>
    <w:rsid w:val="00EE15FA"/>
    <w:rsid w:val="00F00D86"/>
    <w:rsid w:val="00F10BC3"/>
    <w:rsid w:val="00F41670"/>
    <w:rsid w:val="00F4245E"/>
    <w:rsid w:val="00F52CFB"/>
    <w:rsid w:val="00F54757"/>
    <w:rsid w:val="00F549DA"/>
    <w:rsid w:val="00F62602"/>
    <w:rsid w:val="00F7059C"/>
    <w:rsid w:val="00F73988"/>
    <w:rsid w:val="00F77175"/>
    <w:rsid w:val="00F77403"/>
    <w:rsid w:val="00F808C2"/>
    <w:rsid w:val="00F811CC"/>
    <w:rsid w:val="00F93A6E"/>
    <w:rsid w:val="00FA14F9"/>
    <w:rsid w:val="00FC16AF"/>
    <w:rsid w:val="00FC2F0F"/>
    <w:rsid w:val="00FC50C3"/>
    <w:rsid w:val="00FC74E6"/>
    <w:rsid w:val="00FC7B7F"/>
    <w:rsid w:val="00FD126D"/>
    <w:rsid w:val="00FE5532"/>
    <w:rsid w:val="00FE7F4B"/>
    <w:rsid w:val="00FF2605"/>
    <w:rsid w:val="00FF5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B6C74"/>
  <w15:chartTrackingRefBased/>
  <w15:docId w15:val="{0381C70D-C1B4-46AC-BE51-A953B7DE1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7E316F"/>
  </w:style>
  <w:style w:type="paragraph" w:styleId="Nagwek1">
    <w:name w:val="heading 1"/>
    <w:basedOn w:val="Normalny"/>
    <w:next w:val="Normalny"/>
    <w:link w:val="Nagwek1Znak"/>
    <w:uiPriority w:val="9"/>
    <w:qFormat/>
    <w:rsid w:val="00FC7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C7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C74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7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74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7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7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7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7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C74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C74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C74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74E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74E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74E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74E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74E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74E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C7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C7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7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C7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C7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C74E6"/>
    <w:rPr>
      <w:i/>
      <w:iCs/>
      <w:color w:val="404040" w:themeColor="text1" w:themeTint="BF"/>
    </w:rPr>
  </w:style>
  <w:style w:type="paragraph" w:styleId="Akapitzlist">
    <w:name w:val="List Paragraph"/>
    <w:basedOn w:val="Normalny"/>
    <w:link w:val="AkapitzlistZnak"/>
    <w:uiPriority w:val="34"/>
    <w:qFormat/>
    <w:rsid w:val="00FC74E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C74E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74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74E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C74E6"/>
    <w:rPr>
      <w:b/>
      <w:bCs/>
      <w:smallCaps/>
      <w:color w:val="0F4761" w:themeColor="accent1" w:themeShade="BF"/>
      <w:spacing w:val="5"/>
    </w:rPr>
  </w:style>
  <w:style w:type="paragraph" w:customStyle="1" w:styleId="MTDisplayEquation">
    <w:name w:val="MTDisplayEquation"/>
    <w:basedOn w:val="Akapitzlist"/>
    <w:link w:val="MTDisplayEquation0"/>
    <w:rsid w:val="003776A1"/>
    <w:pPr>
      <w:tabs>
        <w:tab w:val="center" w:pos="5040"/>
        <w:tab w:val="right" w:pos="9360"/>
      </w:tabs>
      <w:jc w:val="both"/>
    </w:pPr>
    <w:rPr>
      <w:rFonts w:ascii="Arial" w:hAnsi="Arial" w:cs="Arial"/>
      <w:lang w:val="pl-PL"/>
    </w:rPr>
  </w:style>
  <w:style w:type="character" w:customStyle="1" w:styleId="AkapitzlistZnak">
    <w:name w:val="Akapit z listą Znak"/>
    <w:basedOn w:val="Domylnaczcionkaakapitu"/>
    <w:link w:val="Akapitzlist"/>
    <w:uiPriority w:val="34"/>
    <w:rsid w:val="003776A1"/>
  </w:style>
  <w:style w:type="character" w:customStyle="1" w:styleId="MTDisplayEquation0">
    <w:name w:val="MTDisplayEquation Знак"/>
    <w:basedOn w:val="AkapitzlistZnak"/>
    <w:link w:val="MTDisplayEquation"/>
    <w:rsid w:val="003776A1"/>
    <w:rPr>
      <w:rFonts w:ascii="Arial" w:hAnsi="Arial" w:cs="Arial"/>
      <w:lang w:val="pl-PL"/>
    </w:rPr>
  </w:style>
  <w:style w:type="paragraph" w:styleId="Poprawka">
    <w:name w:val="Revision"/>
    <w:hidden/>
    <w:uiPriority w:val="99"/>
    <w:semiHidden/>
    <w:rsid w:val="00D72D2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0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3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2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3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6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3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5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5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2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oleObject" Target="embeddings/oleObject12.bin"/><Relationship Id="rId39" Type="http://schemas.openxmlformats.org/officeDocument/2006/relationships/image" Target="media/image17.wmf"/><Relationship Id="rId21" Type="http://schemas.openxmlformats.org/officeDocument/2006/relationships/oleObject" Target="embeddings/oleObject9.bin"/><Relationship Id="rId34" Type="http://schemas.openxmlformats.org/officeDocument/2006/relationships/oleObject" Target="embeddings/oleObject16.bin"/><Relationship Id="rId42" Type="http://schemas.openxmlformats.org/officeDocument/2006/relationships/oleObject" Target="embeddings/oleObject20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4.bin"/><Relationship Id="rId55" Type="http://schemas.openxmlformats.org/officeDocument/2006/relationships/image" Target="media/image25.wmf"/><Relationship Id="rId63" Type="http://schemas.openxmlformats.org/officeDocument/2006/relationships/theme" Target="theme/theme1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6" Type="http://schemas.openxmlformats.org/officeDocument/2006/relationships/oleObject" Target="embeddings/oleObject6.bin"/><Relationship Id="rId29" Type="http://schemas.openxmlformats.org/officeDocument/2006/relationships/image" Target="media/image12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oleObject" Target="embeddings/oleObject15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9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8.bin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oleObject" Target="embeddings/oleObject8.bin"/><Relationship Id="rId14" Type="http://schemas.openxmlformats.org/officeDocument/2006/relationships/oleObject" Target="embeddings/oleObject5.bin"/><Relationship Id="rId22" Type="http://schemas.openxmlformats.org/officeDocument/2006/relationships/image" Target="media/image9.wmf"/><Relationship Id="rId27" Type="http://schemas.openxmlformats.org/officeDocument/2006/relationships/image" Target="media/image11.wmf"/><Relationship Id="rId30" Type="http://schemas.openxmlformats.org/officeDocument/2006/relationships/oleObject" Target="embeddings/oleObject14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3.bin"/><Relationship Id="rId56" Type="http://schemas.openxmlformats.org/officeDocument/2006/relationships/oleObject" Target="embeddings/oleObject27.bin"/><Relationship Id="rId8" Type="http://schemas.openxmlformats.org/officeDocument/2006/relationships/image" Target="media/image3.wmf"/><Relationship Id="rId51" Type="http://schemas.openxmlformats.org/officeDocument/2006/relationships/image" Target="media/image23.wmf"/><Relationship Id="rId3" Type="http://schemas.openxmlformats.org/officeDocument/2006/relationships/styles" Target="styles.xml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image" Target="media/image14.wmf"/><Relationship Id="rId38" Type="http://schemas.openxmlformats.org/officeDocument/2006/relationships/oleObject" Target="embeddings/oleObject18.bin"/><Relationship Id="rId46" Type="http://schemas.openxmlformats.org/officeDocument/2006/relationships/oleObject" Target="embeddings/oleObject22.bin"/><Relationship Id="rId59" Type="http://schemas.openxmlformats.org/officeDocument/2006/relationships/image" Target="media/image27.wmf"/><Relationship Id="rId20" Type="http://schemas.openxmlformats.org/officeDocument/2006/relationships/image" Target="media/image8.wmf"/><Relationship Id="rId41" Type="http://schemas.openxmlformats.org/officeDocument/2006/relationships/image" Target="media/image18.wmf"/><Relationship Id="rId54" Type="http://schemas.openxmlformats.org/officeDocument/2006/relationships/oleObject" Target="embeddings/oleObject26.bin"/><Relationship Id="rId62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image" Target="media/image2.wmf"/><Relationship Id="rId15" Type="http://schemas.openxmlformats.org/officeDocument/2006/relationships/image" Target="media/image6.wmf"/><Relationship Id="rId23" Type="http://schemas.openxmlformats.org/officeDocument/2006/relationships/oleObject" Target="embeddings/oleObject10.bin"/><Relationship Id="rId28" Type="http://schemas.openxmlformats.org/officeDocument/2006/relationships/oleObject" Target="embeddings/oleObject13.bin"/><Relationship Id="rId36" Type="http://schemas.openxmlformats.org/officeDocument/2006/relationships/oleObject" Target="embeddings/oleObject17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image" Target="media/image4.wmf"/><Relationship Id="rId31" Type="http://schemas.openxmlformats.org/officeDocument/2006/relationships/image" Target="media/image13.wmf"/><Relationship Id="rId44" Type="http://schemas.openxmlformats.org/officeDocument/2006/relationships/oleObject" Target="embeddings/oleObject21.bin"/><Relationship Id="rId52" Type="http://schemas.openxmlformats.org/officeDocument/2006/relationships/oleObject" Target="embeddings/oleObject25.bin"/><Relationship Id="rId60" Type="http://schemas.openxmlformats.org/officeDocument/2006/relationships/oleObject" Target="embeddings/oleObject29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4DDB52B-7F45-4154-AD9E-EADC87DC98AC}">
  <we:reference id="wa104381909" version="3.16.1.0" store="en-001" storeType="OMEX"/>
  <we:alternateReferences>
    <we:reference id="wa104381909" version="3.16.1.0" store="en-00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B8B15E-920A-4DEA-AF45-1912FCF055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706</TotalTime>
  <Pages>3</Pages>
  <Words>509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Andrzej Godlewski</dc:creator>
  <cp:keywords/>
  <dc:description/>
  <cp:lastModifiedBy>Chojnacki Andrzej</cp:lastModifiedBy>
  <cp:revision>366</cp:revision>
  <dcterms:created xsi:type="dcterms:W3CDTF">2025-04-01T15:17:00Z</dcterms:created>
  <dcterms:modified xsi:type="dcterms:W3CDTF">2025-05-16T09:56:00Z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